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7B0FD5" w14:textId="7C79CCC7" w:rsidR="00D72920" w:rsidRPr="0025693A" w:rsidRDefault="00D72920" w:rsidP="0025693A">
      <w:pPr>
        <w:pStyle w:val="L2-Heading1"/>
      </w:pPr>
      <w:bookmarkStart w:id="0" w:name="_Toc165456909"/>
      <w:r w:rsidRPr="0025693A">
        <w:t>Dataguard Setup</w:t>
      </w:r>
    </w:p>
    <w:p w14:paraId="4D9B2153" w14:textId="20AC793B" w:rsidR="00EA72F1" w:rsidRPr="00EA72F1" w:rsidRDefault="00EA72F1" w:rsidP="0025693A">
      <w:pPr>
        <w:pStyle w:val="L2-Heading1"/>
        <w:jc w:val="left"/>
      </w:pPr>
      <w:r w:rsidRPr="00EA72F1">
        <w:t>OverView</w:t>
      </w:r>
      <w:bookmarkEnd w:id="0"/>
      <w:r w:rsidR="0025693A">
        <w:t xml:space="preserve"> :-</w:t>
      </w:r>
    </w:p>
    <w:p w14:paraId="62FD357E" w14:textId="3D12E750" w:rsidR="00EA72F1" w:rsidRPr="00EA72F1" w:rsidRDefault="00EA72F1" w:rsidP="00D72920">
      <w:pPr>
        <w:pStyle w:val="paragraph-sop"/>
        <w:ind w:left="720" w:firstLine="720"/>
        <w:jc w:val="both"/>
        <w:rPr>
          <w:rStyle w:val="normaltextrun"/>
          <w:rFonts w:asciiTheme="minorHAnsi" w:hAnsiTheme="minorHAnsi"/>
          <w:sz w:val="24"/>
          <w:szCs w:val="24"/>
        </w:rPr>
      </w:pPr>
      <w:proofErr w:type="spellStart"/>
      <w:r w:rsidRPr="00EA72F1">
        <w:rPr>
          <w:rStyle w:val="normaltextrun"/>
          <w:rFonts w:asciiTheme="minorHAnsi" w:hAnsiTheme="minorHAnsi"/>
          <w:sz w:val="24"/>
          <w:szCs w:val="24"/>
        </w:rPr>
        <w:t>DataGuard</w:t>
      </w:r>
      <w:proofErr w:type="spellEnd"/>
      <w:r w:rsidRPr="00EA72F1">
        <w:rPr>
          <w:rStyle w:val="normaltextrun"/>
          <w:rFonts w:asciiTheme="minorHAnsi" w:hAnsiTheme="minorHAnsi"/>
          <w:sz w:val="24"/>
          <w:szCs w:val="24"/>
        </w:rPr>
        <w:t xml:space="preserve"> is a feature in Oracle database that creates and maintains a standby database</w:t>
      </w:r>
      <w:r w:rsidR="00D72920">
        <w:rPr>
          <w:rStyle w:val="normaltextrun"/>
          <w:rFonts w:asciiTheme="minorHAnsi" w:hAnsiTheme="minorHAnsi"/>
          <w:sz w:val="24"/>
          <w:szCs w:val="24"/>
        </w:rPr>
        <w:t xml:space="preserve"> </w:t>
      </w:r>
      <w:r w:rsidRPr="00EA72F1">
        <w:rPr>
          <w:rStyle w:val="normaltextrun"/>
          <w:rFonts w:asciiTheme="minorHAnsi" w:hAnsiTheme="minorHAnsi"/>
          <w:sz w:val="24"/>
          <w:szCs w:val="24"/>
        </w:rPr>
        <w:t>to ensure high</w:t>
      </w:r>
      <w:r w:rsidR="00D72920">
        <w:rPr>
          <w:rStyle w:val="normaltextrun"/>
          <w:rFonts w:asciiTheme="minorHAnsi" w:hAnsiTheme="minorHAnsi"/>
          <w:sz w:val="24"/>
          <w:szCs w:val="24"/>
        </w:rPr>
        <w:t xml:space="preserve"> </w:t>
      </w:r>
      <w:r w:rsidRPr="00EA72F1">
        <w:rPr>
          <w:rStyle w:val="normaltextrun"/>
          <w:rFonts w:asciiTheme="minorHAnsi" w:hAnsiTheme="minorHAnsi"/>
          <w:sz w:val="24"/>
          <w:szCs w:val="24"/>
        </w:rPr>
        <w:t xml:space="preserve">availability and disaster recovery. Setting up </w:t>
      </w:r>
      <w:proofErr w:type="spellStart"/>
      <w:r w:rsidRPr="00EA72F1">
        <w:rPr>
          <w:rStyle w:val="normaltextrun"/>
          <w:rFonts w:asciiTheme="minorHAnsi" w:hAnsiTheme="minorHAnsi"/>
          <w:sz w:val="24"/>
          <w:szCs w:val="24"/>
        </w:rPr>
        <w:t>DataGuard</w:t>
      </w:r>
      <w:proofErr w:type="spellEnd"/>
      <w:r w:rsidRPr="00EA72F1">
        <w:rPr>
          <w:rStyle w:val="normaltextrun"/>
          <w:rFonts w:asciiTheme="minorHAnsi" w:hAnsiTheme="minorHAnsi"/>
          <w:sz w:val="24"/>
          <w:szCs w:val="24"/>
        </w:rPr>
        <w:t xml:space="preserve"> involves configuring a primary database and one</w:t>
      </w:r>
      <w:r w:rsidR="00D72920">
        <w:rPr>
          <w:rStyle w:val="normaltextrun"/>
          <w:rFonts w:asciiTheme="minorHAnsi" w:hAnsiTheme="minorHAnsi"/>
          <w:sz w:val="24"/>
          <w:szCs w:val="24"/>
        </w:rPr>
        <w:t xml:space="preserve"> </w:t>
      </w:r>
      <w:r w:rsidRPr="00EA72F1">
        <w:rPr>
          <w:rStyle w:val="normaltextrun"/>
          <w:rFonts w:asciiTheme="minorHAnsi" w:hAnsiTheme="minorHAnsi"/>
          <w:sz w:val="24"/>
          <w:szCs w:val="24"/>
        </w:rPr>
        <w:t>or more standby databases to synchronize data and provide failover capability</w:t>
      </w:r>
      <w:r w:rsidR="00D72920">
        <w:rPr>
          <w:rStyle w:val="normaltextrun"/>
          <w:rFonts w:asciiTheme="minorHAnsi" w:hAnsiTheme="minorHAnsi"/>
          <w:sz w:val="24"/>
          <w:szCs w:val="24"/>
        </w:rPr>
        <w:t>.</w:t>
      </w:r>
    </w:p>
    <w:p w14:paraId="545C032E" w14:textId="4A10A9F4" w:rsidR="00D72920" w:rsidRDefault="00EA72F1" w:rsidP="00D72920">
      <w:pPr>
        <w:pStyle w:val="paragraph-sop"/>
        <w:ind w:left="720" w:firstLine="720"/>
        <w:jc w:val="both"/>
        <w:rPr>
          <w:rStyle w:val="normaltextrun"/>
          <w:rFonts w:asciiTheme="minorHAnsi" w:hAnsiTheme="minorHAnsi"/>
          <w:sz w:val="24"/>
          <w:szCs w:val="24"/>
        </w:rPr>
      </w:pPr>
      <w:r w:rsidRPr="00EA72F1">
        <w:rPr>
          <w:rStyle w:val="normaltextrun"/>
          <w:rFonts w:asciiTheme="minorHAnsi" w:hAnsiTheme="minorHAnsi"/>
          <w:sz w:val="24"/>
          <w:szCs w:val="24"/>
        </w:rPr>
        <w:t xml:space="preserve">The aim of setting up </w:t>
      </w:r>
      <w:proofErr w:type="spellStart"/>
      <w:r w:rsidRPr="00EA72F1">
        <w:rPr>
          <w:rStyle w:val="normaltextrun"/>
          <w:rFonts w:asciiTheme="minorHAnsi" w:hAnsiTheme="minorHAnsi"/>
          <w:sz w:val="24"/>
          <w:szCs w:val="24"/>
        </w:rPr>
        <w:t>DataGuard</w:t>
      </w:r>
      <w:proofErr w:type="spellEnd"/>
      <w:r w:rsidRPr="00EA72F1">
        <w:rPr>
          <w:rStyle w:val="normaltextrun"/>
          <w:rFonts w:asciiTheme="minorHAnsi" w:hAnsiTheme="minorHAnsi"/>
          <w:sz w:val="24"/>
          <w:szCs w:val="24"/>
        </w:rPr>
        <w:t xml:space="preserve"> in the Oracle database is to enhance the availability and</w:t>
      </w:r>
      <w:r w:rsidR="00D72920">
        <w:rPr>
          <w:rStyle w:val="normaltextrun"/>
          <w:rFonts w:asciiTheme="minorHAnsi" w:hAnsiTheme="minorHAnsi"/>
          <w:sz w:val="24"/>
          <w:szCs w:val="24"/>
        </w:rPr>
        <w:t xml:space="preserve"> </w:t>
      </w:r>
      <w:r w:rsidR="00D72920" w:rsidRPr="00EA72F1">
        <w:rPr>
          <w:rStyle w:val="normaltextrun"/>
          <w:rFonts w:asciiTheme="minorHAnsi" w:hAnsiTheme="minorHAnsi"/>
          <w:sz w:val="24"/>
          <w:szCs w:val="24"/>
        </w:rPr>
        <w:t>reliability of</w:t>
      </w:r>
      <w:r w:rsidR="00D72920">
        <w:rPr>
          <w:rStyle w:val="normaltextrun"/>
          <w:rFonts w:asciiTheme="minorHAnsi" w:hAnsiTheme="minorHAnsi"/>
          <w:sz w:val="24"/>
          <w:szCs w:val="24"/>
        </w:rPr>
        <w:t xml:space="preserve"> </w:t>
      </w:r>
      <w:r w:rsidR="00D72920" w:rsidRPr="00EA72F1">
        <w:rPr>
          <w:rStyle w:val="normaltextrun"/>
          <w:rFonts w:asciiTheme="minorHAnsi" w:hAnsiTheme="minorHAnsi"/>
          <w:sz w:val="24"/>
          <w:szCs w:val="24"/>
        </w:rPr>
        <w:t>critical data by creating a standby database that mirrors the primary database.</w:t>
      </w:r>
    </w:p>
    <w:p w14:paraId="60E7AA9A" w14:textId="1940CE6B" w:rsidR="00D72920" w:rsidRPr="00EA72F1" w:rsidRDefault="00D72920" w:rsidP="00D72920">
      <w:pPr>
        <w:pStyle w:val="paragraph-sop"/>
        <w:ind w:left="720" w:firstLine="720"/>
        <w:rPr>
          <w:rStyle w:val="normaltextrun"/>
          <w:rFonts w:asciiTheme="minorHAnsi" w:hAnsiTheme="minorHAnsi"/>
          <w:sz w:val="24"/>
          <w:szCs w:val="24"/>
        </w:rPr>
      </w:pPr>
      <w:r w:rsidRPr="00EA72F1">
        <w:rPr>
          <w:rStyle w:val="normaltextrun"/>
          <w:rFonts w:asciiTheme="minorHAnsi" w:hAnsiTheme="minorHAnsi"/>
          <w:sz w:val="24"/>
          <w:szCs w:val="24"/>
        </w:rPr>
        <w:t>This standby database</w:t>
      </w:r>
      <w:r>
        <w:rPr>
          <w:rStyle w:val="normaltextrun"/>
          <w:rFonts w:asciiTheme="minorHAnsi" w:hAnsiTheme="minorHAnsi"/>
          <w:sz w:val="24"/>
          <w:szCs w:val="24"/>
        </w:rPr>
        <w:t xml:space="preserve"> </w:t>
      </w:r>
      <w:r w:rsidRPr="00EA72F1">
        <w:rPr>
          <w:rStyle w:val="normaltextrun"/>
          <w:rFonts w:asciiTheme="minorHAnsi" w:hAnsiTheme="minorHAnsi"/>
          <w:sz w:val="24"/>
          <w:szCs w:val="24"/>
        </w:rPr>
        <w:t>serves as a backup that can quickly take over in case the primary database becomes</w:t>
      </w:r>
      <w:r>
        <w:rPr>
          <w:rStyle w:val="normaltextrun"/>
          <w:rFonts w:asciiTheme="minorHAnsi" w:hAnsiTheme="minorHAnsi"/>
          <w:sz w:val="24"/>
          <w:szCs w:val="24"/>
        </w:rPr>
        <w:t xml:space="preserve"> </w:t>
      </w:r>
      <w:r w:rsidRPr="00EA72F1">
        <w:rPr>
          <w:rStyle w:val="normaltextrun"/>
          <w:rFonts w:asciiTheme="minorHAnsi" w:hAnsiTheme="minorHAnsi"/>
          <w:sz w:val="24"/>
          <w:szCs w:val="24"/>
        </w:rPr>
        <w:t>unavailable due to</w:t>
      </w:r>
      <w:r>
        <w:rPr>
          <w:rStyle w:val="normaltextrun"/>
          <w:rFonts w:asciiTheme="minorHAnsi" w:hAnsiTheme="minorHAnsi"/>
          <w:sz w:val="24"/>
          <w:szCs w:val="24"/>
        </w:rPr>
        <w:t xml:space="preserve"> </w:t>
      </w:r>
      <w:r w:rsidRPr="00EA72F1">
        <w:rPr>
          <w:rStyle w:val="normaltextrun"/>
          <w:rFonts w:asciiTheme="minorHAnsi" w:hAnsiTheme="minorHAnsi"/>
          <w:sz w:val="24"/>
          <w:szCs w:val="24"/>
        </w:rPr>
        <w:t>hardware failure, software errors, or natural disasters.</w:t>
      </w:r>
    </w:p>
    <w:p w14:paraId="6546DBFA" w14:textId="77777777" w:rsidR="00D72920" w:rsidRPr="00EA72F1" w:rsidRDefault="00D72920" w:rsidP="00D72920">
      <w:pPr>
        <w:pStyle w:val="paragraph-sop"/>
        <w:ind w:left="720" w:firstLine="720"/>
        <w:jc w:val="both"/>
        <w:rPr>
          <w:rStyle w:val="normaltextrun"/>
          <w:rFonts w:asciiTheme="minorHAnsi" w:hAnsiTheme="minorHAnsi"/>
          <w:sz w:val="24"/>
          <w:szCs w:val="24"/>
        </w:rPr>
      </w:pPr>
      <w:r w:rsidRPr="00EA72F1">
        <w:rPr>
          <w:rStyle w:val="normaltextrun"/>
          <w:rFonts w:asciiTheme="minorHAnsi" w:hAnsiTheme="minorHAnsi"/>
          <w:sz w:val="24"/>
          <w:szCs w:val="24"/>
        </w:rPr>
        <w:t>By maintaining synchronized copies</w:t>
      </w:r>
      <w:r>
        <w:rPr>
          <w:rStyle w:val="normaltextrun"/>
          <w:rFonts w:asciiTheme="minorHAnsi" w:hAnsiTheme="minorHAnsi"/>
          <w:sz w:val="24"/>
          <w:szCs w:val="24"/>
        </w:rPr>
        <w:t xml:space="preserve"> </w:t>
      </w:r>
      <w:r w:rsidRPr="00EA72F1">
        <w:rPr>
          <w:rStyle w:val="normaltextrun"/>
          <w:rFonts w:asciiTheme="minorHAnsi" w:hAnsiTheme="minorHAnsi"/>
          <w:sz w:val="24"/>
          <w:szCs w:val="24"/>
        </w:rPr>
        <w:t>of data</w:t>
      </w:r>
      <w:r>
        <w:rPr>
          <w:rStyle w:val="normaltextrun"/>
          <w:rFonts w:asciiTheme="minorHAnsi" w:hAnsiTheme="minorHAnsi"/>
          <w:sz w:val="24"/>
          <w:szCs w:val="24"/>
        </w:rPr>
        <w:t xml:space="preserve"> </w:t>
      </w:r>
      <w:r w:rsidRPr="00EA72F1">
        <w:rPr>
          <w:rStyle w:val="normaltextrun"/>
          <w:rFonts w:asciiTheme="minorHAnsi" w:hAnsiTheme="minorHAnsi"/>
          <w:sz w:val="24"/>
          <w:szCs w:val="24"/>
        </w:rPr>
        <w:t xml:space="preserve">between primary and standby databases, </w:t>
      </w:r>
      <w:proofErr w:type="spellStart"/>
      <w:r w:rsidRPr="00EA72F1">
        <w:rPr>
          <w:rStyle w:val="normaltextrun"/>
          <w:rFonts w:asciiTheme="minorHAnsi" w:hAnsiTheme="minorHAnsi"/>
          <w:sz w:val="24"/>
          <w:szCs w:val="24"/>
        </w:rPr>
        <w:t>DataGuard</w:t>
      </w:r>
      <w:proofErr w:type="spellEnd"/>
      <w:r w:rsidRPr="00EA72F1">
        <w:rPr>
          <w:rStyle w:val="normaltextrun"/>
          <w:rFonts w:asciiTheme="minorHAnsi" w:hAnsiTheme="minorHAnsi"/>
          <w:sz w:val="24"/>
          <w:szCs w:val="24"/>
        </w:rPr>
        <w:t xml:space="preserve"> ensures minimal downtime and data</w:t>
      </w:r>
      <w:r>
        <w:rPr>
          <w:rStyle w:val="normaltextrun"/>
          <w:rFonts w:asciiTheme="minorHAnsi" w:hAnsiTheme="minorHAnsi"/>
          <w:sz w:val="24"/>
          <w:szCs w:val="24"/>
        </w:rPr>
        <w:t xml:space="preserve"> </w:t>
      </w:r>
      <w:r w:rsidRPr="00EA72F1">
        <w:rPr>
          <w:rStyle w:val="normaltextrun"/>
          <w:rFonts w:asciiTheme="minorHAnsi" w:hAnsiTheme="minorHAnsi"/>
          <w:sz w:val="24"/>
          <w:szCs w:val="24"/>
        </w:rPr>
        <w:t>loss, thus</w:t>
      </w:r>
      <w:r>
        <w:rPr>
          <w:rStyle w:val="normaltextrun"/>
          <w:rFonts w:asciiTheme="minorHAnsi" w:hAnsiTheme="minorHAnsi"/>
          <w:sz w:val="24"/>
          <w:szCs w:val="24"/>
        </w:rPr>
        <w:t xml:space="preserve"> </w:t>
      </w:r>
      <w:r w:rsidRPr="00EA72F1">
        <w:rPr>
          <w:rStyle w:val="normaltextrun"/>
          <w:rFonts w:asciiTheme="minorHAnsi" w:hAnsiTheme="minorHAnsi"/>
          <w:sz w:val="24"/>
          <w:szCs w:val="24"/>
        </w:rPr>
        <w:t>supporting business continuity and disaster recovery efforts</w:t>
      </w:r>
      <w:r>
        <w:rPr>
          <w:rStyle w:val="normaltextrun"/>
          <w:rFonts w:asciiTheme="minorHAnsi" w:hAnsiTheme="minorHAnsi"/>
          <w:sz w:val="24"/>
          <w:szCs w:val="24"/>
        </w:rPr>
        <w:t>.</w:t>
      </w:r>
    </w:p>
    <w:p w14:paraId="7B757CEF" w14:textId="77777777" w:rsidR="00D72920" w:rsidRPr="00EA72F1" w:rsidRDefault="00D72920" w:rsidP="00D72920">
      <w:pPr>
        <w:pStyle w:val="paragraph-sop"/>
        <w:ind w:left="397" w:firstLine="0"/>
        <w:jc w:val="both"/>
        <w:rPr>
          <w:rStyle w:val="normaltextrun"/>
          <w:rFonts w:asciiTheme="minorHAnsi" w:hAnsiTheme="minorHAnsi"/>
          <w:sz w:val="24"/>
          <w:szCs w:val="24"/>
        </w:rPr>
      </w:pPr>
    </w:p>
    <w:p w14:paraId="01E0AB60" w14:textId="77777777" w:rsidR="00D72920" w:rsidRPr="00EA72F1" w:rsidRDefault="00D72920" w:rsidP="00D72920">
      <w:pPr>
        <w:pStyle w:val="paragraph-sop"/>
        <w:jc w:val="both"/>
        <w:rPr>
          <w:rStyle w:val="normaltextrun"/>
          <w:rFonts w:asciiTheme="minorHAnsi" w:hAnsiTheme="minorHAnsi"/>
          <w:sz w:val="24"/>
          <w:szCs w:val="24"/>
        </w:rPr>
      </w:pPr>
    </w:p>
    <w:p w14:paraId="42D874B5" w14:textId="231B33C8" w:rsidR="00EA72F1" w:rsidRPr="00EA72F1" w:rsidRDefault="00EA72F1" w:rsidP="00D72920">
      <w:pPr>
        <w:pStyle w:val="paragraph-sop"/>
        <w:jc w:val="both"/>
        <w:rPr>
          <w:rStyle w:val="normaltextrun"/>
          <w:rFonts w:asciiTheme="minorHAnsi" w:hAnsiTheme="minorHAnsi"/>
          <w:sz w:val="24"/>
          <w:szCs w:val="24"/>
        </w:rPr>
      </w:pPr>
    </w:p>
    <w:p w14:paraId="51250CFA" w14:textId="6AE7EEC9" w:rsidR="00EA72F1" w:rsidRPr="00EA72F1" w:rsidRDefault="00EA72F1" w:rsidP="00EA72F1">
      <w:pPr>
        <w:pStyle w:val="paragraph-sop"/>
        <w:keepNext/>
        <w:ind w:left="0" w:firstLine="0"/>
        <w:rPr>
          <w:rFonts w:asciiTheme="minorHAnsi" w:hAnsiTheme="minorHAnsi"/>
          <w:sz w:val="24"/>
          <w:szCs w:val="24"/>
        </w:rPr>
      </w:pPr>
      <w:r w:rsidRPr="00EA72F1">
        <w:rPr>
          <w:rStyle w:val="normaltextrun"/>
          <w:rFonts w:asciiTheme="minorHAnsi" w:hAnsiTheme="minorHAnsi"/>
          <w:noProof/>
          <w:sz w:val="24"/>
          <w:szCs w:val="24"/>
        </w:rPr>
        <w:drawing>
          <wp:inline distT="0" distB="0" distL="0" distR="0" wp14:anchorId="7302CDB9" wp14:editId="0BEC35B9">
            <wp:extent cx="6191250" cy="2838450"/>
            <wp:effectExtent l="0" t="0" r="0" b="0"/>
            <wp:docPr id="872761014" name="Picture 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61014" name="Picture 3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FB25B" w14:textId="77777777" w:rsidR="00EA72F1" w:rsidRPr="00EA72F1" w:rsidRDefault="00EA72F1" w:rsidP="00EA72F1">
      <w:pPr>
        <w:pStyle w:val="Caption"/>
        <w:jc w:val="center"/>
        <w:rPr>
          <w:rStyle w:val="normaltextrun"/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 xml:space="preserve">Figure </w:t>
      </w:r>
      <w:r w:rsidRPr="00EA72F1">
        <w:rPr>
          <w:rFonts w:asciiTheme="minorHAnsi" w:hAnsiTheme="minorHAnsi"/>
          <w:sz w:val="24"/>
          <w:szCs w:val="24"/>
        </w:rPr>
        <w:fldChar w:fldCharType="begin"/>
      </w:r>
      <w:r w:rsidRPr="00EA72F1">
        <w:rPr>
          <w:rFonts w:asciiTheme="minorHAnsi" w:hAnsiTheme="minorHAnsi"/>
          <w:sz w:val="24"/>
          <w:szCs w:val="24"/>
        </w:rPr>
        <w:instrText xml:space="preserve"> SEQ Figure \* ARABIC </w:instrText>
      </w:r>
      <w:r w:rsidRPr="00EA72F1">
        <w:rPr>
          <w:rFonts w:asciiTheme="minorHAnsi" w:hAnsiTheme="minorHAnsi"/>
          <w:sz w:val="24"/>
          <w:szCs w:val="24"/>
        </w:rPr>
        <w:fldChar w:fldCharType="separate"/>
      </w:r>
      <w:r w:rsidRPr="00EA72F1">
        <w:rPr>
          <w:rFonts w:asciiTheme="minorHAnsi" w:hAnsiTheme="minorHAnsi"/>
          <w:noProof/>
          <w:sz w:val="24"/>
          <w:szCs w:val="24"/>
        </w:rPr>
        <w:t>1</w:t>
      </w:r>
      <w:r w:rsidRPr="00EA72F1">
        <w:rPr>
          <w:rFonts w:asciiTheme="minorHAnsi" w:hAnsiTheme="minorHAnsi"/>
          <w:sz w:val="24"/>
          <w:szCs w:val="24"/>
        </w:rPr>
        <w:fldChar w:fldCharType="end"/>
      </w:r>
      <w:r w:rsidRPr="00EA72F1">
        <w:rPr>
          <w:rFonts w:asciiTheme="minorHAnsi" w:hAnsiTheme="minorHAnsi"/>
          <w:sz w:val="24"/>
          <w:szCs w:val="24"/>
        </w:rPr>
        <w:t>:Dataguard Setup</w:t>
      </w:r>
    </w:p>
    <w:p w14:paraId="791A173C" w14:textId="77777777" w:rsidR="00EA72F1" w:rsidRPr="00EA72F1" w:rsidRDefault="00EA72F1" w:rsidP="0025693A">
      <w:pPr>
        <w:pStyle w:val="L2-Heading1"/>
      </w:pPr>
      <w:r w:rsidRPr="00EA72F1">
        <w:t xml:space="preserve"> </w:t>
      </w:r>
      <w:bookmarkStart w:id="1" w:name="_Toc165456910"/>
      <w:r w:rsidRPr="00EA72F1">
        <w:t>Pre-requisites</w:t>
      </w:r>
      <w:bookmarkEnd w:id="1"/>
    </w:p>
    <w:p w14:paraId="78FA5241" w14:textId="77777777" w:rsidR="00EA72F1" w:rsidRPr="00EA72F1" w:rsidRDefault="00EA72F1" w:rsidP="00EA72F1">
      <w:pPr>
        <w:pStyle w:val="parabulletslevel1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Oracle 19c installed on both primary and standby servers.</w:t>
      </w:r>
    </w:p>
    <w:p w14:paraId="36327263" w14:textId="77777777" w:rsidR="00EA72F1" w:rsidRPr="00EA72F1" w:rsidRDefault="00EA72F1" w:rsidP="00EA72F1">
      <w:pPr>
        <w:pStyle w:val="parabulletslevel1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Network connectivity established between primary and standby servers.</w:t>
      </w:r>
    </w:p>
    <w:p w14:paraId="485B13A9" w14:textId="77777777" w:rsidR="00EA72F1" w:rsidRPr="00EA72F1" w:rsidRDefault="00EA72F1" w:rsidP="00EA72F1">
      <w:pPr>
        <w:pStyle w:val="parabulletslevel1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Sufficient disk space available on both servers.</w:t>
      </w:r>
    </w:p>
    <w:p w14:paraId="690E101C" w14:textId="77777777" w:rsidR="00EA72F1" w:rsidRPr="00EA72F1" w:rsidRDefault="00EA72F1" w:rsidP="00EA72F1">
      <w:pPr>
        <w:pStyle w:val="parabulletslevel1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Administrative privileges to perform database operations.</w:t>
      </w:r>
    </w:p>
    <w:p w14:paraId="5B8CFA95" w14:textId="77777777" w:rsidR="00EA72F1" w:rsidRDefault="00EA72F1" w:rsidP="00EA72F1">
      <w:pPr>
        <w:pStyle w:val="parabulletslevel1"/>
        <w:numPr>
          <w:ilvl w:val="0"/>
          <w:numId w:val="0"/>
        </w:numPr>
        <w:ind w:left="926" w:hanging="360"/>
        <w:rPr>
          <w:rFonts w:asciiTheme="minorHAnsi" w:hAnsiTheme="minorHAnsi"/>
          <w:sz w:val="24"/>
          <w:szCs w:val="24"/>
        </w:rPr>
      </w:pPr>
    </w:p>
    <w:p w14:paraId="100DA6B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926" w:hanging="360"/>
        <w:rPr>
          <w:rFonts w:asciiTheme="minorHAnsi" w:hAnsiTheme="minorHAnsi"/>
          <w:sz w:val="24"/>
          <w:szCs w:val="24"/>
        </w:rPr>
      </w:pPr>
    </w:p>
    <w:p w14:paraId="4A75FBF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926" w:hanging="360"/>
        <w:rPr>
          <w:rStyle w:val="normaltextrun"/>
          <w:rFonts w:asciiTheme="minorHAnsi" w:hAnsiTheme="minorHAnsi"/>
          <w:sz w:val="24"/>
          <w:szCs w:val="24"/>
        </w:rPr>
      </w:pPr>
    </w:p>
    <w:p w14:paraId="2B51459F" w14:textId="77777777" w:rsidR="00EA72F1" w:rsidRPr="00EA72F1" w:rsidRDefault="00EA72F1" w:rsidP="0025693A">
      <w:pPr>
        <w:pStyle w:val="L2-Heading1"/>
      </w:pPr>
      <w:r w:rsidRPr="00EA72F1">
        <w:lastRenderedPageBreak/>
        <w:t xml:space="preserve"> </w:t>
      </w:r>
      <w:bookmarkStart w:id="2" w:name="_Toc165456911"/>
      <w:r w:rsidRPr="00EA72F1">
        <w:t>Procedure</w:t>
      </w:r>
      <w:bookmarkEnd w:id="2"/>
    </w:p>
    <w:p w14:paraId="67E8B263" w14:textId="77777777" w:rsidR="00EA72F1" w:rsidRPr="00EA72F1" w:rsidRDefault="00EA72F1" w:rsidP="00EA72F1">
      <w:pPr>
        <w:pStyle w:val="paragraph-sop"/>
        <w:rPr>
          <w:rStyle w:val="normaltextrun"/>
          <w:rFonts w:asciiTheme="minorHAnsi" w:hAnsiTheme="minorHAnsi"/>
          <w:sz w:val="24"/>
          <w:szCs w:val="24"/>
        </w:rPr>
      </w:pPr>
      <w:r w:rsidRPr="00EA72F1">
        <w:rPr>
          <w:rStyle w:val="normaltextrun"/>
          <w:rFonts w:asciiTheme="minorHAnsi" w:hAnsiTheme="minorHAnsi"/>
          <w:sz w:val="24"/>
          <w:szCs w:val="24"/>
        </w:rPr>
        <w:t xml:space="preserve">Without shutting down primary, we need to create physical standby database using RMAN DUPLICATE </w:t>
      </w:r>
    </w:p>
    <w:p w14:paraId="651060B2" w14:textId="77777777" w:rsidR="00EA72F1" w:rsidRPr="00EA72F1" w:rsidRDefault="00EA72F1" w:rsidP="00EA72F1">
      <w:pPr>
        <w:pStyle w:val="paragraph-sop"/>
        <w:rPr>
          <w:rStyle w:val="normaltextrun"/>
          <w:rFonts w:asciiTheme="minorHAnsi" w:hAnsiTheme="minorHAnsi"/>
          <w:sz w:val="24"/>
          <w:szCs w:val="24"/>
        </w:rPr>
      </w:pPr>
      <w:r w:rsidRPr="00EA72F1">
        <w:rPr>
          <w:rStyle w:val="normaltextrun"/>
          <w:rFonts w:asciiTheme="minorHAnsi" w:hAnsiTheme="minorHAnsi"/>
          <w:sz w:val="24"/>
          <w:szCs w:val="24"/>
        </w:rPr>
        <w:t>FROM ACTIVE DATABASE command.</w:t>
      </w:r>
    </w:p>
    <w:p w14:paraId="405A799C" w14:textId="77777777" w:rsidR="00EA72F1" w:rsidRPr="00EA72F1" w:rsidRDefault="00EA72F1" w:rsidP="00EA72F1">
      <w:pPr>
        <w:pStyle w:val="paragraph-sop"/>
        <w:rPr>
          <w:rStyle w:val="normaltextrun"/>
          <w:rFonts w:asciiTheme="minorHAnsi" w:hAnsiTheme="minorHAnsi"/>
          <w:sz w:val="24"/>
          <w:szCs w:val="24"/>
        </w:rPr>
      </w:pPr>
    </w:p>
    <w:p w14:paraId="69F8338E" w14:textId="77777777" w:rsidR="00EA72F1" w:rsidRPr="00EA72F1" w:rsidRDefault="00EA72F1" w:rsidP="00EA72F1">
      <w:pPr>
        <w:pStyle w:val="paragraph-sop"/>
        <w:rPr>
          <w:rStyle w:val="normaltextrun"/>
          <w:rFonts w:asciiTheme="minorHAnsi" w:hAnsiTheme="minorHAnsi"/>
          <w:sz w:val="24"/>
          <w:szCs w:val="24"/>
        </w:rPr>
      </w:pPr>
      <w:r w:rsidRPr="00EA72F1">
        <w:rPr>
          <w:rStyle w:val="normaltextrun"/>
          <w:rFonts w:asciiTheme="minorHAnsi" w:hAnsiTheme="minorHAnsi"/>
          <w:b/>
          <w:bCs/>
          <w:sz w:val="24"/>
          <w:szCs w:val="24"/>
        </w:rPr>
        <w:t>Note:</w:t>
      </w:r>
      <w:r w:rsidRPr="00EA72F1">
        <w:rPr>
          <w:rStyle w:val="normaltextrun"/>
          <w:rFonts w:asciiTheme="minorHAnsi" w:hAnsiTheme="minorHAnsi"/>
          <w:sz w:val="24"/>
          <w:szCs w:val="24"/>
        </w:rPr>
        <w:t xml:space="preserve"> No need to take backup of primary database.</w:t>
      </w:r>
    </w:p>
    <w:p w14:paraId="71DEBF46" w14:textId="77777777" w:rsidR="00EA72F1" w:rsidRPr="00EA72F1" w:rsidRDefault="00EA72F1" w:rsidP="0025693A">
      <w:pPr>
        <w:pStyle w:val="L2-Heading2"/>
        <w:rPr>
          <w:rStyle w:val="normaltextrun"/>
          <w:rFonts w:asciiTheme="minorHAnsi" w:hAnsiTheme="minorHAnsi"/>
          <w:sz w:val="24"/>
          <w:szCs w:val="24"/>
        </w:rPr>
      </w:pPr>
      <w:bookmarkStart w:id="3" w:name="_Toc165456912"/>
      <w:r w:rsidRPr="00EA72F1">
        <w:rPr>
          <w:rStyle w:val="normaltextrun"/>
          <w:rFonts w:asciiTheme="minorHAnsi" w:hAnsiTheme="minorHAnsi"/>
          <w:sz w:val="24"/>
          <w:szCs w:val="24"/>
        </w:rPr>
        <w:t>Infrastructure Setup</w:t>
      </w:r>
      <w:bookmarkEnd w:id="3"/>
    </w:p>
    <w:p w14:paraId="095CE7D4" w14:textId="77777777" w:rsidR="00EA72F1" w:rsidRPr="00EA72F1" w:rsidRDefault="00EA72F1" w:rsidP="00EA72F1">
      <w:pPr>
        <w:pStyle w:val="Paralistlevel1"/>
        <w:rPr>
          <w:rStyle w:val="normaltextrun"/>
          <w:rFonts w:asciiTheme="minorHAnsi" w:hAnsiTheme="minorHAnsi"/>
          <w:sz w:val="24"/>
          <w:szCs w:val="24"/>
        </w:rPr>
      </w:pPr>
      <w:r w:rsidRPr="00EA72F1">
        <w:rPr>
          <w:rStyle w:val="normaltextrun"/>
          <w:rFonts w:asciiTheme="minorHAnsi" w:hAnsiTheme="minorHAnsi"/>
          <w:sz w:val="24"/>
          <w:szCs w:val="24"/>
        </w:rPr>
        <w:t>Step 1: Environment</w:t>
      </w:r>
    </w:p>
    <w:p w14:paraId="4C366C2F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Style w:val="normaltextrun"/>
          <w:rFonts w:asciiTheme="minorHAnsi" w:hAnsiTheme="minorHAnsi"/>
          <w:sz w:val="24"/>
          <w:szCs w:val="24"/>
        </w:rPr>
      </w:pPr>
      <w:r w:rsidRPr="00EA72F1">
        <w:rPr>
          <w:rStyle w:val="normaltextrun"/>
          <w:rFonts w:asciiTheme="minorHAnsi" w:hAnsiTheme="minorHAnsi"/>
          <w:sz w:val="24"/>
          <w:szCs w:val="24"/>
        </w:rPr>
        <w:t xml:space="preserve">Primary RAC </w:t>
      </w:r>
      <w:proofErr w:type="gramStart"/>
      <w:r w:rsidRPr="00EA72F1">
        <w:rPr>
          <w:rStyle w:val="normaltextrun"/>
          <w:rFonts w:asciiTheme="minorHAnsi" w:hAnsiTheme="minorHAnsi"/>
          <w:sz w:val="24"/>
          <w:szCs w:val="24"/>
        </w:rPr>
        <w:t>cluster :</w:t>
      </w:r>
      <w:proofErr w:type="gramEnd"/>
      <w:r w:rsidRPr="00EA72F1">
        <w:rPr>
          <w:rStyle w:val="normaltextrun"/>
          <w:rFonts w:asciiTheme="minorHAnsi" w:hAnsiTheme="minorHAnsi"/>
          <w:sz w:val="24"/>
          <w:szCs w:val="24"/>
        </w:rPr>
        <w:t xml:space="preserve"> </w:t>
      </w:r>
      <w:proofErr w:type="spellStart"/>
      <w:r w:rsidRPr="00EA72F1">
        <w:rPr>
          <w:rStyle w:val="normaltextrun"/>
          <w:rFonts w:asciiTheme="minorHAnsi" w:hAnsiTheme="minorHAnsi"/>
          <w:sz w:val="24"/>
          <w:szCs w:val="24"/>
        </w:rPr>
        <w:t>rac</w:t>
      </w:r>
      <w:proofErr w:type="spellEnd"/>
      <w:r w:rsidRPr="00EA72F1">
        <w:rPr>
          <w:rStyle w:val="normaltextrun"/>
          <w:rFonts w:asciiTheme="minorHAnsi" w:hAnsiTheme="minorHAnsi"/>
          <w:sz w:val="24"/>
          <w:szCs w:val="24"/>
        </w:rPr>
        <w:t>-cluster</w:t>
      </w:r>
    </w:p>
    <w:p w14:paraId="5EE11B7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926"/>
        <w:rPr>
          <w:rStyle w:val="normaltextrun"/>
          <w:rFonts w:asciiTheme="minorHAnsi" w:hAnsiTheme="minorHAnsi"/>
          <w:sz w:val="24"/>
          <w:szCs w:val="24"/>
        </w:rPr>
      </w:pPr>
    </w:p>
    <w:tbl>
      <w:tblPr>
        <w:tblW w:w="9199" w:type="dxa"/>
        <w:tblInd w:w="720" w:type="dxa"/>
        <w:tblLook w:val="04A0" w:firstRow="1" w:lastRow="0" w:firstColumn="1" w:lastColumn="0" w:noHBand="0" w:noVBand="1"/>
      </w:tblPr>
      <w:tblGrid>
        <w:gridCol w:w="2249"/>
        <w:gridCol w:w="1232"/>
        <w:gridCol w:w="5718"/>
      </w:tblGrid>
      <w:tr w:rsidR="00EA72F1" w:rsidRPr="00EA72F1" w14:paraId="48C0E9CD" w14:textId="77777777" w:rsidTr="002431EF">
        <w:trPr>
          <w:trHeight w:val="276"/>
        </w:trPr>
        <w:tc>
          <w:tcPr>
            <w:tcW w:w="2113" w:type="dxa"/>
            <w:shd w:val="clear" w:color="auto" w:fill="auto"/>
            <w:vAlign w:val="bottom"/>
          </w:tcPr>
          <w:p w14:paraId="7CE6AC1E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Platform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3865F495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3A64D15F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Linuxx86_64</w:t>
            </w:r>
          </w:p>
        </w:tc>
      </w:tr>
      <w:tr w:rsidR="00EA72F1" w:rsidRPr="00EA72F1" w14:paraId="62426058" w14:textId="77777777" w:rsidTr="002431EF">
        <w:trPr>
          <w:trHeight w:val="276"/>
        </w:trPr>
        <w:tc>
          <w:tcPr>
            <w:tcW w:w="2113" w:type="dxa"/>
            <w:shd w:val="clear" w:color="auto" w:fill="auto"/>
            <w:vAlign w:val="bottom"/>
          </w:tcPr>
          <w:p w14:paraId="2BD63178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Server Name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533493D2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2317C737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</w:p>
        </w:tc>
      </w:tr>
      <w:tr w:rsidR="00EA72F1" w:rsidRPr="00EA72F1" w14:paraId="26CDB6F8" w14:textId="77777777" w:rsidTr="002431EF">
        <w:trPr>
          <w:trHeight w:val="276"/>
        </w:trPr>
        <w:tc>
          <w:tcPr>
            <w:tcW w:w="2113" w:type="dxa"/>
            <w:shd w:val="clear" w:color="auto" w:fill="auto"/>
            <w:vAlign w:val="bottom"/>
          </w:tcPr>
          <w:p w14:paraId="2777083B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DB Version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1C83875E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7CECE302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Oracle 19.3.0.0.0</w:t>
            </w:r>
          </w:p>
        </w:tc>
      </w:tr>
      <w:tr w:rsidR="00EA72F1" w:rsidRPr="00EA72F1" w14:paraId="68CD1B92" w14:textId="77777777" w:rsidTr="002431EF">
        <w:trPr>
          <w:trHeight w:val="276"/>
        </w:trPr>
        <w:tc>
          <w:tcPr>
            <w:tcW w:w="2113" w:type="dxa"/>
            <w:shd w:val="clear" w:color="auto" w:fill="auto"/>
            <w:vAlign w:val="bottom"/>
          </w:tcPr>
          <w:p w14:paraId="3CF109A8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File system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060C4967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20689FF4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ASM</w:t>
            </w:r>
          </w:p>
        </w:tc>
      </w:tr>
      <w:tr w:rsidR="00EA72F1" w:rsidRPr="00EA72F1" w14:paraId="01D9DC01" w14:textId="77777777" w:rsidTr="002431EF">
        <w:trPr>
          <w:trHeight w:val="294"/>
        </w:trPr>
        <w:tc>
          <w:tcPr>
            <w:tcW w:w="2113" w:type="dxa"/>
            <w:shd w:val="clear" w:color="auto" w:fill="auto"/>
            <w:vAlign w:val="bottom"/>
          </w:tcPr>
          <w:p w14:paraId="1FA79844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Disk Groups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7B893594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59D9568A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+</w:t>
            </w:r>
            <w:proofErr w:type="gramStart"/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DATA,+</w:t>
            </w:r>
            <w:proofErr w:type="gramEnd"/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FRA</w:t>
            </w:r>
          </w:p>
        </w:tc>
      </w:tr>
      <w:tr w:rsidR="00EA72F1" w:rsidRPr="00EA72F1" w14:paraId="758FECC3" w14:textId="77777777" w:rsidTr="002431EF">
        <w:trPr>
          <w:trHeight w:val="276"/>
        </w:trPr>
        <w:tc>
          <w:tcPr>
            <w:tcW w:w="2113" w:type="dxa"/>
            <w:shd w:val="clear" w:color="auto" w:fill="auto"/>
            <w:vAlign w:val="bottom"/>
          </w:tcPr>
          <w:p w14:paraId="1DD9CD1C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Database Name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479E6E3C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23F7D415" w14:textId="36F97485" w:rsidR="00EA72F1" w:rsidRPr="00EA72F1" w:rsidRDefault="007233D9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>
              <w:rPr>
                <w:rStyle w:val="HTMLTypewriter"/>
                <w:rFonts w:asciiTheme="minorHAnsi" w:hAnsiTheme="minorHAnsi"/>
                <w:sz w:val="24"/>
                <w:szCs w:val="24"/>
              </w:rPr>
              <w:t>2</w:t>
            </w:r>
            <w:r>
              <w:rPr>
                <w:rStyle w:val="HTMLTypewriter"/>
                <w:sz w:val="24"/>
                <w:szCs w:val="24"/>
              </w:rPr>
              <w:t>2222</w:t>
            </w:r>
            <w:r w:rsidR="00EA72F1"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PRIMARY</w:t>
            </w:r>
          </w:p>
        </w:tc>
      </w:tr>
      <w:tr w:rsidR="00EA72F1" w:rsidRPr="00EA72F1" w14:paraId="0D33ECC1" w14:textId="77777777" w:rsidTr="002431EF">
        <w:trPr>
          <w:trHeight w:val="276"/>
        </w:trPr>
        <w:tc>
          <w:tcPr>
            <w:tcW w:w="2113" w:type="dxa"/>
            <w:shd w:val="clear" w:color="auto" w:fill="auto"/>
            <w:vAlign w:val="bottom"/>
          </w:tcPr>
          <w:p w14:paraId="2D7AEB74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DB_UNIQUE_NAME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5FA7894C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394AFF61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PRIMARY</w:t>
            </w:r>
          </w:p>
        </w:tc>
      </w:tr>
      <w:tr w:rsidR="00EA72F1" w:rsidRPr="00EA72F1" w14:paraId="4262F675" w14:textId="77777777" w:rsidTr="002431EF">
        <w:trPr>
          <w:trHeight w:val="276"/>
        </w:trPr>
        <w:tc>
          <w:tcPr>
            <w:tcW w:w="2113" w:type="dxa"/>
            <w:shd w:val="clear" w:color="auto" w:fill="auto"/>
            <w:vAlign w:val="bottom"/>
          </w:tcPr>
          <w:p w14:paraId="1C0E6AA7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INSTANCES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701E4788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54AB1574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PRIMARY</w:t>
            </w:r>
            <w:proofErr w:type="gramStart"/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1,PRIMARY</w:t>
            </w:r>
            <w:proofErr w:type="gramEnd"/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2</w:t>
            </w:r>
          </w:p>
        </w:tc>
      </w:tr>
      <w:tr w:rsidR="00EA72F1" w:rsidRPr="00EA72F1" w14:paraId="0C71BE14" w14:textId="77777777" w:rsidTr="002431EF">
        <w:trPr>
          <w:trHeight w:val="276"/>
        </w:trPr>
        <w:tc>
          <w:tcPr>
            <w:tcW w:w="2113" w:type="dxa"/>
            <w:shd w:val="clear" w:color="auto" w:fill="auto"/>
            <w:vAlign w:val="bottom"/>
          </w:tcPr>
          <w:p w14:paraId="6995AEE2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Flashback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2E62FFC6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26FB2972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Disabled</w:t>
            </w:r>
          </w:p>
        </w:tc>
      </w:tr>
      <w:tr w:rsidR="00EA72F1" w:rsidRPr="00EA72F1" w14:paraId="2C4FD08C" w14:textId="77777777" w:rsidTr="002431EF">
        <w:trPr>
          <w:trHeight w:val="552"/>
        </w:trPr>
        <w:tc>
          <w:tcPr>
            <w:tcW w:w="2113" w:type="dxa"/>
            <w:shd w:val="clear" w:color="auto" w:fill="auto"/>
            <w:vAlign w:val="bottom"/>
          </w:tcPr>
          <w:p w14:paraId="0295B992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Oracle Home Path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44FCC146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2F8F6CDB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 xml:space="preserve"> /u01/app/oracle/product/19.3.0/dbhome_1</w:t>
            </w:r>
          </w:p>
        </w:tc>
      </w:tr>
    </w:tbl>
    <w:p w14:paraId="5F9D614E" w14:textId="76C22261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 xml:space="preserve">Primary Cluster Status: </w:t>
      </w:r>
    </w:p>
    <w:p w14:paraId="33AAE2C0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 xml:space="preserve">[oracle@rac1 </w:t>
      </w:r>
      <w:proofErr w:type="gramStart"/>
      <w:r w:rsidRPr="00EA72F1">
        <w:rPr>
          <w:rStyle w:val="HTMLTypewriter"/>
          <w:rFonts w:asciiTheme="minorHAnsi" w:hAnsiTheme="minorHAnsi"/>
          <w:sz w:val="24"/>
          <w:szCs w:val="24"/>
        </w:rPr>
        <w:t>~]$</w:t>
      </w:r>
      <w:proofErr w:type="gramEnd"/>
      <w:r w:rsidRPr="00EA72F1">
        <w:rPr>
          <w:rStyle w:val="HTMLTypewriter"/>
          <w:rFonts w:asciiTheme="minorHAnsi" w:hAnsiTheme="minorHAnsi"/>
          <w:sz w:val="24"/>
          <w:szCs w:val="24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color w:val="002060"/>
          <w:sz w:val="24"/>
          <w:szCs w:val="24"/>
        </w:rPr>
        <w:t>crsctl</w:t>
      </w:r>
      <w:proofErr w:type="spellEnd"/>
      <w:r w:rsidRPr="00EA72F1">
        <w:rPr>
          <w:rStyle w:val="HTMLTypewriter"/>
          <w:rFonts w:asciiTheme="minorHAnsi" w:hAnsiTheme="minorHAnsi"/>
          <w:color w:val="002060"/>
          <w:sz w:val="24"/>
          <w:szCs w:val="24"/>
        </w:rPr>
        <w:t xml:space="preserve"> check cluster -all</w:t>
      </w:r>
    </w:p>
    <w:p w14:paraId="3DC9AB6E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**************************************************************</w:t>
      </w:r>
    </w:p>
    <w:p w14:paraId="7CC25FF7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rac1:</w:t>
      </w:r>
    </w:p>
    <w:p w14:paraId="47E89219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CRS-4537: Cluster Ready Services is online</w:t>
      </w:r>
    </w:p>
    <w:p w14:paraId="40399D3A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CRS-4529: Cluster Synchronization Services is online</w:t>
      </w:r>
    </w:p>
    <w:p w14:paraId="7D51933B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CRS-4533: Event Manager is online</w:t>
      </w:r>
    </w:p>
    <w:p w14:paraId="3D8A447B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**************************************************************</w:t>
      </w:r>
    </w:p>
    <w:p w14:paraId="7C71FADF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rac2:</w:t>
      </w:r>
    </w:p>
    <w:p w14:paraId="3BB23533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CRS-4537: Cluster Ready Services is online</w:t>
      </w:r>
    </w:p>
    <w:p w14:paraId="3EAFA67E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CRS-4529: Cluster Synchronization Services is online</w:t>
      </w:r>
    </w:p>
    <w:p w14:paraId="7392F5C1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CRS-4533: Event Manager is online</w:t>
      </w:r>
    </w:p>
    <w:p w14:paraId="406A905D" w14:textId="47587995" w:rsidR="00A85937" w:rsidRDefault="00A85937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A85937">
        <w:rPr>
          <w:rStyle w:val="HTMLTypewriter"/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283D13AF" wp14:editId="4A28F026">
            <wp:extent cx="5054860" cy="1930499"/>
            <wp:effectExtent l="0" t="0" r="0" b="0"/>
            <wp:docPr id="33686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64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DFFA" w14:textId="1D5AD358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**************************************************************</w:t>
      </w:r>
    </w:p>
    <w:p w14:paraId="55F9EDCE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color w:val="002060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 xml:space="preserve">[oracle@rac1 </w:t>
      </w:r>
      <w:proofErr w:type="gramStart"/>
      <w:r w:rsidRPr="00EA72F1">
        <w:rPr>
          <w:rStyle w:val="HTMLTypewriter"/>
          <w:rFonts w:asciiTheme="minorHAnsi" w:hAnsiTheme="minorHAnsi"/>
          <w:sz w:val="24"/>
          <w:szCs w:val="24"/>
        </w:rPr>
        <w:t>~]$</w:t>
      </w:r>
      <w:proofErr w:type="gramEnd"/>
      <w:r w:rsidRPr="00EA72F1">
        <w:rPr>
          <w:rStyle w:val="HTMLTypewriter"/>
          <w:rFonts w:asciiTheme="minorHAnsi" w:hAnsiTheme="minorHAnsi"/>
          <w:sz w:val="24"/>
          <w:szCs w:val="24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color w:val="002060"/>
          <w:sz w:val="24"/>
          <w:szCs w:val="24"/>
        </w:rPr>
        <w:t>crsctl</w:t>
      </w:r>
      <w:proofErr w:type="spellEnd"/>
      <w:r w:rsidRPr="00EA72F1">
        <w:rPr>
          <w:rStyle w:val="HTMLTypewriter"/>
          <w:rFonts w:asciiTheme="minorHAnsi" w:hAnsiTheme="minorHAnsi"/>
          <w:color w:val="002060"/>
          <w:sz w:val="24"/>
          <w:szCs w:val="24"/>
        </w:rPr>
        <w:t xml:space="preserve"> stat res -t</w:t>
      </w:r>
    </w:p>
    <w:p w14:paraId="7024CBFA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-------------------------------------------------------------------------</w:t>
      </w:r>
    </w:p>
    <w:p w14:paraId="6901150D" w14:textId="77777777" w:rsidR="00A85937" w:rsidRDefault="00A85937" w:rsidP="00A85937">
      <w:pPr>
        <w:pStyle w:val="paragraph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A85937">
        <w:rPr>
          <w:rStyle w:val="HTMLTypewriter"/>
          <w:rFonts w:asciiTheme="minorHAnsi" w:hAnsiTheme="minorHAnsi"/>
          <w:noProof/>
          <w:sz w:val="24"/>
          <w:szCs w:val="24"/>
        </w:rPr>
        <w:drawing>
          <wp:inline distT="0" distB="0" distL="0" distR="0" wp14:anchorId="2799FC7A" wp14:editId="6A4317DC">
            <wp:extent cx="6196965" cy="3011170"/>
            <wp:effectExtent l="0" t="0" r="0" b="0"/>
            <wp:docPr id="1333246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467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315E" w14:textId="070AA1C6" w:rsidR="00EA72F1" w:rsidRPr="00EA72F1" w:rsidRDefault="00A85937" w:rsidP="00A85937">
      <w:pPr>
        <w:pStyle w:val="paragraph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A85937">
        <w:rPr>
          <w:rStyle w:val="HTMLTypewriter"/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3DECCC12" wp14:editId="6528365D">
            <wp:extent cx="5416828" cy="6083613"/>
            <wp:effectExtent l="0" t="0" r="0" b="0"/>
            <wp:docPr id="183600716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07164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60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2F1" w:rsidRPr="00EA72F1">
        <w:rPr>
          <w:rStyle w:val="HTMLTypewriter"/>
          <w:rFonts w:asciiTheme="minorHAnsi" w:hAnsiTheme="minorHAnsi"/>
          <w:sz w:val="24"/>
          <w:szCs w:val="24"/>
        </w:rPr>
        <w:t>-------------------------------------------------------------------------</w:t>
      </w:r>
      <w:r w:rsidR="00EA72F1">
        <w:rPr>
          <w:rStyle w:val="HTMLTypewriter"/>
          <w:rFonts w:asciiTheme="minorHAnsi" w:hAnsiTheme="minorHAnsi"/>
          <w:sz w:val="24"/>
          <w:szCs w:val="24"/>
        </w:rPr>
        <w:t>-----------------------------------------------------------------------------------------------------------------------------------------------</w:t>
      </w:r>
    </w:p>
    <w:p w14:paraId="0D9031BA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Style w:val="normaltextrun"/>
          <w:rFonts w:asciiTheme="minorHAnsi" w:hAnsiTheme="minorHAnsi"/>
          <w:sz w:val="24"/>
          <w:szCs w:val="24"/>
        </w:rPr>
      </w:pPr>
      <w:r w:rsidRPr="00EA72F1">
        <w:rPr>
          <w:rStyle w:val="normaltextrun"/>
          <w:rFonts w:asciiTheme="minorHAnsi" w:hAnsiTheme="minorHAnsi"/>
          <w:sz w:val="24"/>
          <w:szCs w:val="24"/>
        </w:rPr>
        <w:t xml:space="preserve">Standby RAC Cluster: </w:t>
      </w:r>
      <w:proofErr w:type="spellStart"/>
      <w:r w:rsidRPr="00EA72F1">
        <w:rPr>
          <w:rStyle w:val="normaltextrun"/>
          <w:rFonts w:asciiTheme="minorHAnsi" w:hAnsiTheme="minorHAnsi"/>
          <w:sz w:val="24"/>
          <w:szCs w:val="24"/>
        </w:rPr>
        <w:t>racdg</w:t>
      </w:r>
      <w:proofErr w:type="spellEnd"/>
      <w:r w:rsidRPr="00EA72F1">
        <w:rPr>
          <w:rStyle w:val="normaltextrun"/>
          <w:rFonts w:asciiTheme="minorHAnsi" w:hAnsiTheme="minorHAnsi"/>
          <w:sz w:val="24"/>
          <w:szCs w:val="24"/>
        </w:rPr>
        <w:t>-cluster.</w:t>
      </w:r>
    </w:p>
    <w:p w14:paraId="6FD074A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tabs>
          <w:tab w:val="num" w:pos="1080"/>
        </w:tabs>
        <w:ind w:left="1080"/>
        <w:rPr>
          <w:rStyle w:val="HTMLTypewriter"/>
          <w:rFonts w:asciiTheme="minorHAnsi" w:hAnsiTheme="minorHAnsi"/>
          <w:sz w:val="24"/>
          <w:szCs w:val="24"/>
        </w:rPr>
      </w:pPr>
    </w:p>
    <w:tbl>
      <w:tblPr>
        <w:tblW w:w="9199" w:type="dxa"/>
        <w:tblInd w:w="720" w:type="dxa"/>
        <w:tblLook w:val="04A0" w:firstRow="1" w:lastRow="0" w:firstColumn="1" w:lastColumn="0" w:noHBand="0" w:noVBand="1"/>
      </w:tblPr>
      <w:tblGrid>
        <w:gridCol w:w="2249"/>
        <w:gridCol w:w="1232"/>
        <w:gridCol w:w="5718"/>
      </w:tblGrid>
      <w:tr w:rsidR="00EA72F1" w:rsidRPr="00EA72F1" w14:paraId="74A550DB" w14:textId="77777777" w:rsidTr="002431EF">
        <w:trPr>
          <w:trHeight w:val="276"/>
        </w:trPr>
        <w:tc>
          <w:tcPr>
            <w:tcW w:w="2113" w:type="dxa"/>
            <w:shd w:val="clear" w:color="auto" w:fill="auto"/>
            <w:vAlign w:val="bottom"/>
          </w:tcPr>
          <w:p w14:paraId="2B17FA78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Platform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51F0924D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15298378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Linuxx86_64</w:t>
            </w:r>
          </w:p>
        </w:tc>
      </w:tr>
      <w:tr w:rsidR="00EA72F1" w:rsidRPr="00EA72F1" w14:paraId="6CB9BA4F" w14:textId="77777777" w:rsidTr="002431EF">
        <w:trPr>
          <w:trHeight w:val="276"/>
        </w:trPr>
        <w:tc>
          <w:tcPr>
            <w:tcW w:w="2113" w:type="dxa"/>
            <w:shd w:val="clear" w:color="auto" w:fill="auto"/>
            <w:vAlign w:val="bottom"/>
          </w:tcPr>
          <w:p w14:paraId="051BDF98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Server Name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195D6B6A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2FEE86E5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</w:p>
        </w:tc>
      </w:tr>
      <w:tr w:rsidR="00EA72F1" w:rsidRPr="00EA72F1" w14:paraId="71C7C8F0" w14:textId="77777777" w:rsidTr="002431EF">
        <w:trPr>
          <w:trHeight w:val="276"/>
        </w:trPr>
        <w:tc>
          <w:tcPr>
            <w:tcW w:w="2113" w:type="dxa"/>
            <w:shd w:val="clear" w:color="auto" w:fill="auto"/>
            <w:vAlign w:val="bottom"/>
          </w:tcPr>
          <w:p w14:paraId="2C2D4E9A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DB Version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612D44FB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20BC45A0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Oracle 19.3.0.0.0</w:t>
            </w:r>
          </w:p>
        </w:tc>
      </w:tr>
      <w:tr w:rsidR="00EA72F1" w:rsidRPr="00EA72F1" w14:paraId="050AF95A" w14:textId="77777777" w:rsidTr="002431EF">
        <w:trPr>
          <w:trHeight w:val="276"/>
        </w:trPr>
        <w:tc>
          <w:tcPr>
            <w:tcW w:w="2113" w:type="dxa"/>
            <w:shd w:val="clear" w:color="auto" w:fill="auto"/>
            <w:vAlign w:val="bottom"/>
          </w:tcPr>
          <w:p w14:paraId="187499C6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File system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4C3BFAB3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340D8097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ASM</w:t>
            </w:r>
          </w:p>
        </w:tc>
      </w:tr>
      <w:tr w:rsidR="00EA72F1" w:rsidRPr="00EA72F1" w14:paraId="11197361" w14:textId="77777777" w:rsidTr="002431EF">
        <w:trPr>
          <w:trHeight w:val="294"/>
        </w:trPr>
        <w:tc>
          <w:tcPr>
            <w:tcW w:w="2113" w:type="dxa"/>
            <w:shd w:val="clear" w:color="auto" w:fill="auto"/>
            <w:vAlign w:val="bottom"/>
          </w:tcPr>
          <w:p w14:paraId="110C92AB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Disk Groups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2A635A9A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40978D6D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+</w:t>
            </w:r>
            <w:proofErr w:type="gramStart"/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DATA,+</w:t>
            </w:r>
            <w:proofErr w:type="gramEnd"/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FRA</w:t>
            </w:r>
          </w:p>
        </w:tc>
      </w:tr>
      <w:tr w:rsidR="00EA72F1" w:rsidRPr="00EA72F1" w14:paraId="5CD27602" w14:textId="77777777" w:rsidTr="002431EF">
        <w:trPr>
          <w:trHeight w:val="276"/>
        </w:trPr>
        <w:tc>
          <w:tcPr>
            <w:tcW w:w="2113" w:type="dxa"/>
            <w:shd w:val="clear" w:color="auto" w:fill="auto"/>
            <w:vAlign w:val="bottom"/>
          </w:tcPr>
          <w:p w14:paraId="186C0F7B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Database Name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049AA0DA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3B198364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PRIMARY</w:t>
            </w:r>
          </w:p>
        </w:tc>
      </w:tr>
      <w:tr w:rsidR="00EA72F1" w:rsidRPr="00EA72F1" w14:paraId="630F0158" w14:textId="77777777" w:rsidTr="002431EF">
        <w:trPr>
          <w:trHeight w:val="276"/>
        </w:trPr>
        <w:tc>
          <w:tcPr>
            <w:tcW w:w="2113" w:type="dxa"/>
            <w:shd w:val="clear" w:color="auto" w:fill="auto"/>
            <w:vAlign w:val="bottom"/>
          </w:tcPr>
          <w:p w14:paraId="11060D09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DB_UNIQUE_NAME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302ED1BC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0F30ED5F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PRIMARY</w:t>
            </w:r>
          </w:p>
        </w:tc>
      </w:tr>
      <w:tr w:rsidR="00EA72F1" w:rsidRPr="00EA72F1" w14:paraId="3E42A0C3" w14:textId="77777777" w:rsidTr="002431EF">
        <w:trPr>
          <w:trHeight w:val="276"/>
        </w:trPr>
        <w:tc>
          <w:tcPr>
            <w:tcW w:w="2113" w:type="dxa"/>
            <w:shd w:val="clear" w:color="auto" w:fill="auto"/>
            <w:vAlign w:val="bottom"/>
          </w:tcPr>
          <w:p w14:paraId="51B370C6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INSTANCES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6BFA33AB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789D1BDB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PRIMARY</w:t>
            </w:r>
            <w:proofErr w:type="gramStart"/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1,PRIMARY</w:t>
            </w:r>
            <w:proofErr w:type="gramEnd"/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2</w:t>
            </w:r>
          </w:p>
        </w:tc>
      </w:tr>
      <w:tr w:rsidR="00EA72F1" w:rsidRPr="00EA72F1" w14:paraId="0894531A" w14:textId="77777777" w:rsidTr="002431EF">
        <w:trPr>
          <w:trHeight w:val="276"/>
        </w:trPr>
        <w:tc>
          <w:tcPr>
            <w:tcW w:w="2113" w:type="dxa"/>
            <w:shd w:val="clear" w:color="auto" w:fill="auto"/>
            <w:vAlign w:val="bottom"/>
          </w:tcPr>
          <w:p w14:paraId="1D1E2A97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lastRenderedPageBreak/>
              <w:t>Flashback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29549CDA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2E12214D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Disabled</w:t>
            </w:r>
          </w:p>
        </w:tc>
      </w:tr>
      <w:tr w:rsidR="00EA72F1" w:rsidRPr="00EA72F1" w14:paraId="197113FD" w14:textId="77777777" w:rsidTr="002431EF">
        <w:trPr>
          <w:trHeight w:val="552"/>
        </w:trPr>
        <w:tc>
          <w:tcPr>
            <w:tcW w:w="2113" w:type="dxa"/>
            <w:shd w:val="clear" w:color="auto" w:fill="auto"/>
            <w:vAlign w:val="bottom"/>
          </w:tcPr>
          <w:p w14:paraId="3D44D4E7" w14:textId="77777777" w:rsidR="00EA72F1" w:rsidRPr="00EA72F1" w:rsidRDefault="00EA72F1" w:rsidP="002431EF">
            <w:pPr>
              <w:pStyle w:val="paragraph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Oracle Home Path</w:t>
            </w:r>
          </w:p>
        </w:tc>
        <w:tc>
          <w:tcPr>
            <w:tcW w:w="1263" w:type="dxa"/>
            <w:shd w:val="clear" w:color="auto" w:fill="auto"/>
            <w:vAlign w:val="bottom"/>
          </w:tcPr>
          <w:p w14:paraId="14A86E33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>:</w:t>
            </w:r>
          </w:p>
        </w:tc>
        <w:tc>
          <w:tcPr>
            <w:tcW w:w="5823" w:type="dxa"/>
            <w:shd w:val="clear" w:color="auto" w:fill="auto"/>
            <w:vAlign w:val="bottom"/>
          </w:tcPr>
          <w:p w14:paraId="1C984A8F" w14:textId="77777777" w:rsidR="00EA72F1" w:rsidRPr="00EA72F1" w:rsidRDefault="00EA72F1" w:rsidP="002431EF">
            <w:pPr>
              <w:pStyle w:val="paragraph"/>
              <w:ind w:left="926"/>
              <w:textAlignment w:val="baseline"/>
              <w:rPr>
                <w:rStyle w:val="HTMLTypewriter"/>
                <w:rFonts w:asciiTheme="minorHAnsi" w:hAnsiTheme="minorHAnsi"/>
                <w:sz w:val="24"/>
                <w:szCs w:val="24"/>
              </w:rPr>
            </w:pPr>
            <w:r w:rsidRPr="00EA72F1">
              <w:rPr>
                <w:rStyle w:val="HTMLTypewriter"/>
                <w:rFonts w:asciiTheme="minorHAnsi" w:hAnsiTheme="minorHAnsi"/>
                <w:sz w:val="24"/>
                <w:szCs w:val="24"/>
              </w:rPr>
              <w:t xml:space="preserve"> /u01/app/oracle/product/19.3.0/dbhome_1</w:t>
            </w:r>
          </w:p>
        </w:tc>
      </w:tr>
    </w:tbl>
    <w:p w14:paraId="221881B1" w14:textId="77777777" w:rsidR="00EA72F1" w:rsidRPr="00EA72F1" w:rsidRDefault="00EA72F1" w:rsidP="00EA72F1">
      <w:pPr>
        <w:pStyle w:val="paragraph"/>
        <w:textAlignment w:val="baseline"/>
        <w:rPr>
          <w:rStyle w:val="HTMLTypewriter"/>
          <w:rFonts w:asciiTheme="minorHAnsi" w:hAnsiTheme="minorHAnsi"/>
          <w:sz w:val="24"/>
          <w:szCs w:val="24"/>
        </w:rPr>
      </w:pPr>
    </w:p>
    <w:p w14:paraId="2134204B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b/>
          <w:bCs/>
          <w:color w:val="7030A0"/>
          <w:sz w:val="24"/>
          <w:szCs w:val="24"/>
        </w:rPr>
      </w:pPr>
      <w:r w:rsidRPr="00EA72F1">
        <w:rPr>
          <w:rStyle w:val="HTMLTypewriter"/>
          <w:rFonts w:asciiTheme="minorHAnsi" w:hAnsiTheme="minorHAnsi"/>
          <w:b/>
          <w:bCs/>
          <w:color w:val="7030A0"/>
          <w:sz w:val="24"/>
          <w:szCs w:val="24"/>
        </w:rPr>
        <w:t>Standby Cluster Status</w:t>
      </w:r>
    </w:p>
    <w:p w14:paraId="67C7B18A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</w:p>
    <w:p w14:paraId="72F2E23B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 xml:space="preserve">[grid@racdg1 </w:t>
      </w:r>
      <w:proofErr w:type="gramStart"/>
      <w:r w:rsidRPr="00EA72F1">
        <w:rPr>
          <w:rStyle w:val="HTMLTypewriter"/>
          <w:rFonts w:asciiTheme="minorHAnsi" w:hAnsiTheme="minorHAnsi"/>
          <w:sz w:val="24"/>
          <w:szCs w:val="24"/>
        </w:rPr>
        <w:t>~]$</w:t>
      </w:r>
      <w:proofErr w:type="gramEnd"/>
      <w:r w:rsidRPr="00EA72F1">
        <w:rPr>
          <w:rStyle w:val="HTMLTypewriter"/>
          <w:rFonts w:asciiTheme="minorHAnsi" w:hAnsiTheme="minorHAnsi"/>
          <w:sz w:val="24"/>
          <w:szCs w:val="24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color w:val="002060"/>
          <w:sz w:val="24"/>
          <w:szCs w:val="24"/>
        </w:rPr>
        <w:t>crsctl</w:t>
      </w:r>
      <w:proofErr w:type="spellEnd"/>
      <w:r w:rsidRPr="00EA72F1">
        <w:rPr>
          <w:rStyle w:val="HTMLTypewriter"/>
          <w:rFonts w:asciiTheme="minorHAnsi" w:hAnsiTheme="minorHAnsi"/>
          <w:color w:val="002060"/>
          <w:sz w:val="24"/>
          <w:szCs w:val="24"/>
        </w:rPr>
        <w:t xml:space="preserve"> check cluster -all</w:t>
      </w:r>
    </w:p>
    <w:p w14:paraId="6ADDEF3C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**************************************************************</w:t>
      </w:r>
    </w:p>
    <w:p w14:paraId="5F2FD019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racdg1:</w:t>
      </w:r>
    </w:p>
    <w:p w14:paraId="484F404C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CRS-4537: Cluster Ready Services is online</w:t>
      </w:r>
    </w:p>
    <w:p w14:paraId="23628F0F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CRS-4529: Cluster Synchronization Services is online</w:t>
      </w:r>
    </w:p>
    <w:p w14:paraId="1716F80F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CRS-4533: Event Manager is online</w:t>
      </w:r>
    </w:p>
    <w:p w14:paraId="67372778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**************************************************************</w:t>
      </w:r>
    </w:p>
    <w:p w14:paraId="49F2267F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racdg2:</w:t>
      </w:r>
    </w:p>
    <w:p w14:paraId="69BBB24C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CRS-4537: Cluster Ready Services is online</w:t>
      </w:r>
    </w:p>
    <w:p w14:paraId="60B3F77B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CRS-4529: Cluster Synchronization Services is online</w:t>
      </w:r>
    </w:p>
    <w:p w14:paraId="732A1CC5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CRS-4533: Event Manager is online</w:t>
      </w:r>
    </w:p>
    <w:p w14:paraId="319EB1C5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>**************************************************************</w:t>
      </w:r>
    </w:p>
    <w:p w14:paraId="6FAA716B" w14:textId="6C097E06" w:rsidR="00EA72F1" w:rsidRDefault="00A85937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A85937">
        <w:rPr>
          <w:rStyle w:val="HTMLTypewriter"/>
          <w:rFonts w:asciiTheme="minorHAnsi" w:hAnsiTheme="minorHAnsi"/>
          <w:noProof/>
          <w:sz w:val="24"/>
          <w:szCs w:val="24"/>
        </w:rPr>
        <w:drawing>
          <wp:inline distT="0" distB="0" distL="0" distR="0" wp14:anchorId="4334911C" wp14:editId="38768F7D">
            <wp:extent cx="5054860" cy="1905098"/>
            <wp:effectExtent l="0" t="0" r="0" b="0"/>
            <wp:docPr id="950536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63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8E98" w14:textId="77777777" w:rsidR="00A85937" w:rsidRPr="00EA72F1" w:rsidRDefault="00A85937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</w:p>
    <w:p w14:paraId="78CE0656" w14:textId="77777777" w:rsidR="00EA72F1" w:rsidRPr="00EA72F1" w:rsidRDefault="00EA72F1" w:rsidP="00EA72F1">
      <w:pPr>
        <w:pStyle w:val="paragraph"/>
        <w:ind w:left="926"/>
        <w:textAlignment w:val="baseline"/>
        <w:rPr>
          <w:rStyle w:val="HTMLTypewriter"/>
          <w:rFonts w:asciiTheme="minorHAnsi" w:hAnsiTheme="minorHAnsi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lastRenderedPageBreak/>
        <w:t xml:space="preserve">[grid@racdg1 </w:t>
      </w:r>
      <w:proofErr w:type="gramStart"/>
      <w:r w:rsidRPr="00EA72F1">
        <w:rPr>
          <w:rStyle w:val="HTMLTypewriter"/>
          <w:rFonts w:asciiTheme="minorHAnsi" w:hAnsiTheme="minorHAnsi"/>
          <w:sz w:val="24"/>
          <w:szCs w:val="24"/>
        </w:rPr>
        <w:t>~]$</w:t>
      </w:r>
      <w:proofErr w:type="gramEnd"/>
      <w:r w:rsidRPr="00EA72F1">
        <w:rPr>
          <w:rStyle w:val="HTMLTypewriter"/>
          <w:rFonts w:asciiTheme="minorHAnsi" w:hAnsiTheme="minorHAnsi"/>
          <w:sz w:val="24"/>
          <w:szCs w:val="24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color w:val="002060"/>
          <w:sz w:val="24"/>
          <w:szCs w:val="24"/>
        </w:rPr>
        <w:t>crsctl</w:t>
      </w:r>
      <w:proofErr w:type="spellEnd"/>
      <w:r w:rsidRPr="00EA72F1">
        <w:rPr>
          <w:rStyle w:val="HTMLTypewriter"/>
          <w:rFonts w:asciiTheme="minorHAnsi" w:hAnsiTheme="minorHAnsi"/>
          <w:color w:val="002060"/>
          <w:sz w:val="24"/>
          <w:szCs w:val="24"/>
        </w:rPr>
        <w:t xml:space="preserve"> stat res -t</w:t>
      </w:r>
    </w:p>
    <w:p w14:paraId="17ABCFF9" w14:textId="77777777" w:rsidR="00A85937" w:rsidRPr="00A85937" w:rsidRDefault="00A85937" w:rsidP="0025693A">
      <w:pPr>
        <w:pStyle w:val="L2-Heading2"/>
        <w:numPr>
          <w:ilvl w:val="0"/>
          <w:numId w:val="1"/>
        </w:numPr>
      </w:pPr>
      <w:bookmarkStart w:id="4" w:name="_Toc165456913"/>
      <w:r w:rsidRPr="00A85937">
        <w:rPr>
          <w:rStyle w:val="HTMLTypewriter"/>
          <w:rFonts w:asciiTheme="minorHAnsi" w:hAnsiTheme="minorHAnsi"/>
          <w:sz w:val="24"/>
          <w:szCs w:val="24"/>
        </w:rPr>
        <w:drawing>
          <wp:inline distT="0" distB="0" distL="0" distR="0" wp14:anchorId="0D678616" wp14:editId="35A681DA">
            <wp:extent cx="6196965" cy="2882900"/>
            <wp:effectExtent l="0" t="0" r="0" b="0"/>
            <wp:docPr id="849234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345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937">
        <w:rPr>
          <w14:ligatures w14:val="standardContextual"/>
        </w:rPr>
        <w:t xml:space="preserve"> </w:t>
      </w:r>
    </w:p>
    <w:p w14:paraId="1693B46D" w14:textId="5742FBBA" w:rsidR="00A85937" w:rsidRDefault="00A85937" w:rsidP="0025693A">
      <w:pPr>
        <w:pStyle w:val="L2-Heading2"/>
        <w:numPr>
          <w:ilvl w:val="0"/>
          <w:numId w:val="1"/>
        </w:numPr>
        <w:rPr>
          <w:rStyle w:val="HTMLTypewriter"/>
          <w:rFonts w:asciiTheme="majorHAnsi" w:hAnsiTheme="majorHAnsi" w:cs="Times New Roman"/>
          <w:sz w:val="22"/>
          <w:szCs w:val="22"/>
        </w:rPr>
      </w:pPr>
      <w:r w:rsidRPr="00A85937">
        <w:rPr>
          <w:rStyle w:val="HTMLTypewriter"/>
          <w:rFonts w:asciiTheme="minorHAnsi" w:hAnsiTheme="minorHAnsi"/>
          <w:sz w:val="24"/>
          <w:szCs w:val="24"/>
        </w:rPr>
        <w:drawing>
          <wp:inline distT="0" distB="0" distL="0" distR="0" wp14:anchorId="79272921" wp14:editId="2AA482C8">
            <wp:extent cx="5988050" cy="4667250"/>
            <wp:effectExtent l="0" t="0" r="0" b="0"/>
            <wp:docPr id="20427134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1349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361" cy="466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CE93" w14:textId="77777777" w:rsidR="00A85937" w:rsidRPr="00A85937" w:rsidRDefault="00A85937" w:rsidP="0025693A">
      <w:pPr>
        <w:pStyle w:val="L2-Heading2"/>
        <w:rPr>
          <w:rStyle w:val="HTMLTypewriter"/>
          <w:rFonts w:asciiTheme="majorHAnsi" w:hAnsiTheme="majorHAnsi" w:cs="Times New Roman"/>
          <w:sz w:val="22"/>
          <w:szCs w:val="22"/>
        </w:rPr>
      </w:pPr>
    </w:p>
    <w:p w14:paraId="489D7E9C" w14:textId="550AB377" w:rsidR="00EA72F1" w:rsidRPr="00EA72F1" w:rsidRDefault="00EA72F1" w:rsidP="0025693A">
      <w:pPr>
        <w:pStyle w:val="L2-Heading2"/>
        <w:numPr>
          <w:ilvl w:val="0"/>
          <w:numId w:val="1"/>
        </w:numPr>
      </w:pPr>
      <w:r w:rsidRPr="00EA72F1">
        <w:rPr>
          <w:rStyle w:val="HTMLTypewriter"/>
          <w:rFonts w:asciiTheme="minorHAnsi" w:hAnsiTheme="minorHAnsi"/>
          <w:sz w:val="24"/>
          <w:szCs w:val="24"/>
        </w:rPr>
        <w:lastRenderedPageBreak/>
        <w:t>Primary Database Configuration</w:t>
      </w:r>
      <w:bookmarkEnd w:id="4"/>
    </w:p>
    <w:p w14:paraId="5D0F0947" w14:textId="77777777" w:rsidR="00EA72F1" w:rsidRPr="00EA72F1" w:rsidRDefault="00EA72F1" w:rsidP="00EA72F1">
      <w:pPr>
        <w:pStyle w:val="Paralistlevel1"/>
        <w:rPr>
          <w:rFonts w:asciiTheme="minorHAnsi" w:hAnsiTheme="minorHAnsi"/>
          <w:sz w:val="24"/>
          <w:szCs w:val="24"/>
        </w:rPr>
      </w:pPr>
      <w:r w:rsidRPr="00EA72F1">
        <w:rPr>
          <w:rStyle w:val="normaltextrun"/>
          <w:rFonts w:asciiTheme="minorHAnsi" w:hAnsiTheme="minorHAnsi"/>
          <w:sz w:val="24"/>
          <w:szCs w:val="24"/>
        </w:rPr>
        <w:t>Step 2: Enable Forced Logging on Primary</w:t>
      </w:r>
    </w:p>
    <w:p w14:paraId="24E3C422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 xml:space="preserve">Forced Logging ensures all changes made to the database are logged, which is crucial for maintaining consistency during </w:t>
      </w:r>
      <w:proofErr w:type="spellStart"/>
      <w:r w:rsidRPr="00EA72F1">
        <w:rPr>
          <w:rFonts w:asciiTheme="minorHAnsi" w:hAnsiTheme="minorHAnsi"/>
          <w:sz w:val="24"/>
          <w:szCs w:val="24"/>
        </w:rPr>
        <w:t>DataGuard</w:t>
      </w:r>
      <w:proofErr w:type="spellEnd"/>
      <w:r w:rsidRPr="00EA72F1">
        <w:rPr>
          <w:rFonts w:asciiTheme="minorHAnsi" w:hAnsiTheme="minorHAnsi"/>
          <w:sz w:val="24"/>
          <w:szCs w:val="24"/>
        </w:rPr>
        <w:t xml:space="preserve"> synchronization.</w:t>
      </w:r>
    </w:p>
    <w:p w14:paraId="50E80FF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71B83DE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select name,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open_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mode,cdb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from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v$database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;</w:t>
      </w:r>
    </w:p>
    <w:p w14:paraId="442ADCD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3B66365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NAME      OPEN_MODE            CDB</w:t>
      </w:r>
    </w:p>
    <w:p w14:paraId="5B3F571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--------- -------------------- ---</w:t>
      </w:r>
    </w:p>
    <w:p w14:paraId="27FDAD2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PRIMARY      READ WRITE         NO</w:t>
      </w:r>
    </w:p>
    <w:p w14:paraId="49E8A52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7D14D04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select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force_logging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from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v$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database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;</w:t>
      </w:r>
      <w:proofErr w:type="gramEnd"/>
    </w:p>
    <w:p w14:paraId="2286874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1E00D98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FORCE_LOGGING</w:t>
      </w:r>
    </w:p>
    <w:p w14:paraId="21A6F4D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---------------------------------------</w:t>
      </w:r>
    </w:p>
    <w:p w14:paraId="1D0C27F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NO   &lt;---------</w:t>
      </w:r>
    </w:p>
    <w:p w14:paraId="7666D1C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61899F7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ALTER DATABASE FORCE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LOGGING;</w:t>
      </w:r>
      <w:proofErr w:type="gramEnd"/>
    </w:p>
    <w:p w14:paraId="77B7AE0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5C9B86C0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Database altered.</w:t>
      </w:r>
    </w:p>
    <w:p w14:paraId="60EAF24D" w14:textId="77777777" w:rsidR="00CB149F" w:rsidRDefault="00CB149F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2E154824" w14:textId="0171C05D" w:rsidR="00CB149F" w:rsidRPr="00EA72F1" w:rsidRDefault="00CB149F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CB149F">
        <w:rPr>
          <w:rStyle w:val="HTMLTypewriter"/>
          <w:rFonts w:asciiTheme="minorHAnsi" w:hAnsiTheme="minorHAnsi"/>
          <w:bCs w:val="0"/>
          <w:noProof/>
          <w:sz w:val="24"/>
          <w:szCs w:val="24"/>
          <w:lang w:val="en-IN" w:eastAsia="en-IN"/>
        </w:rPr>
        <w:drawing>
          <wp:inline distT="0" distB="0" distL="0" distR="0" wp14:anchorId="03ED7386" wp14:editId="477596F3">
            <wp:extent cx="3924502" cy="2178162"/>
            <wp:effectExtent l="0" t="0" r="0" b="0"/>
            <wp:docPr id="143418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84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4FB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2936E7E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select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force_logging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from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v$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database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;</w:t>
      </w:r>
      <w:proofErr w:type="gramEnd"/>
    </w:p>
    <w:p w14:paraId="3A6B885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4A5B7D3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FORCE_LOGGING</w:t>
      </w:r>
    </w:p>
    <w:p w14:paraId="32DFF64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---------------------------------------</w:t>
      </w:r>
    </w:p>
    <w:p w14:paraId="54F8FF2D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YES  &lt;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-------</w:t>
      </w:r>
    </w:p>
    <w:p w14:paraId="20FE8E17" w14:textId="77777777" w:rsidR="00CB149F" w:rsidRDefault="00CB149F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22C217EF" w14:textId="409CFE50" w:rsidR="00CB149F" w:rsidRPr="00EA72F1" w:rsidRDefault="00CB149F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CB149F">
        <w:rPr>
          <w:rStyle w:val="HTMLTypewriter"/>
          <w:rFonts w:asciiTheme="minorHAnsi" w:hAnsiTheme="minorHAnsi"/>
          <w:bCs w:val="0"/>
          <w:noProof/>
          <w:sz w:val="24"/>
          <w:szCs w:val="24"/>
          <w:lang w:val="en-IN" w:eastAsia="en-IN"/>
        </w:rPr>
        <w:drawing>
          <wp:inline distT="0" distB="0" distL="0" distR="0" wp14:anchorId="61D51602" wp14:editId="70418784">
            <wp:extent cx="3562533" cy="1047804"/>
            <wp:effectExtent l="0" t="0" r="0" b="0"/>
            <wp:docPr id="906100680" name="Picture 1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00680" name="Picture 1" descr="A screen shot of a computer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505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62081ABA" w14:textId="6EA85D84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Fonts w:asciiTheme="minorHAnsi" w:hAnsiTheme="minorHAnsi"/>
          <w:sz w:val="24"/>
          <w:szCs w:val="24"/>
        </w:rPr>
      </w:pPr>
    </w:p>
    <w:p w14:paraId="6BF63CB7" w14:textId="77777777" w:rsidR="00EA72F1" w:rsidRPr="00EA72F1" w:rsidRDefault="00EA72F1" w:rsidP="00EA72F1">
      <w:pPr>
        <w:pStyle w:val="Paralistlevel1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Step 3: Copy Password File from Primary to Standby</w:t>
      </w:r>
    </w:p>
    <w:p w14:paraId="60842EF1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Ensure that the standby database can authenticate with the same password file as the primary database.</w:t>
      </w:r>
    </w:p>
    <w:p w14:paraId="4A09B42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926" w:hanging="360"/>
        <w:rPr>
          <w:rFonts w:asciiTheme="minorHAnsi" w:hAnsiTheme="minorHAnsi"/>
          <w:sz w:val="24"/>
          <w:szCs w:val="24"/>
        </w:rPr>
      </w:pPr>
    </w:p>
    <w:p w14:paraId="71505B5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ASMCMD&gt;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pwd</w:t>
      </w:r>
      <w:proofErr w:type="spellEnd"/>
    </w:p>
    <w:p w14:paraId="32CDBE8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1A13F0E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+data/primary/password</w:t>
      </w:r>
    </w:p>
    <w:p w14:paraId="0A0CB06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23D8DA0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ASMCMD&gt; </w:t>
      </w:r>
      <w:proofErr w:type="spellStart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>pwcopy</w:t>
      </w:r>
      <w:proofErr w:type="spellEnd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 xml:space="preserve"> pwdprimary.258.1000514183 /</w:t>
      </w:r>
      <w:proofErr w:type="spellStart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>tmp</w:t>
      </w:r>
      <w:proofErr w:type="spellEnd"/>
    </w:p>
    <w:p w14:paraId="5132151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</w:pPr>
    </w:p>
    <w:p w14:paraId="0960E51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>copying +data/primary/password/pwdprimary.258.1000514183 -&gt; /</w:t>
      </w:r>
      <w:proofErr w:type="spellStart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>tmp</w:t>
      </w:r>
      <w:proofErr w:type="spellEnd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>/pwdprimary.258.1000514183</w:t>
      </w:r>
    </w:p>
    <w:p w14:paraId="65403D0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6C72017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ASMCMD&gt;</w:t>
      </w:r>
    </w:p>
    <w:p w14:paraId="6CAE4C5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75B30B2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70BFD2D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[root@rac2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~]#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cd /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tmp</w:t>
      </w:r>
      <w:proofErr w:type="spellEnd"/>
    </w:p>
    <w:p w14:paraId="0A09B10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30D8D7F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[root@rac2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tmp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]#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ls -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ltr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pwdprimary.258.1000514183</w:t>
      </w:r>
    </w:p>
    <w:p w14:paraId="09E2260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43DA9C3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-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rw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-r-----. 1 grid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oinstall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2048 Feb 20 13:16 pwdprimary.258.1000514183</w:t>
      </w:r>
    </w:p>
    <w:p w14:paraId="34A7952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5F71A4D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25CEF06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[root@rac2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tmp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]#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chown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oracle:oinstall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pwdprimary.258.1000514183</w:t>
      </w:r>
    </w:p>
    <w:p w14:paraId="0EE88C4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0A59A3B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2BEA278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50FB388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[oracle@rac2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tmp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ls -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ltr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pwdprimary.258.1000514183</w:t>
      </w:r>
    </w:p>
    <w:p w14:paraId="50B4DF7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45ED060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-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rw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-r-----. 1 oracle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oinstall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2048 Feb 20 13:16 pwdprimary.258.1000514183</w:t>
      </w:r>
    </w:p>
    <w:p w14:paraId="310D572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6F56746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62BC562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[oracle@rac2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tmp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scp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-p pwdprimary.258.1000514183 oracle@racdg1:/u01/app/oracle/product/19.3.0/dbhome_1/dbs/orapwSTANDBY1</w:t>
      </w:r>
    </w:p>
    <w:p w14:paraId="6E42F68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</w:p>
    <w:p w14:paraId="19F9893E" w14:textId="3D8D2ED2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[oracle@rac2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tmp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]$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scp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-p pwdprimary.258.1000514183 </w:t>
      </w:r>
      <w:hyperlink r:id="rId17" w:history="1">
        <w:r w:rsidR="00CB149F" w:rsidRPr="00467110">
          <w:rPr>
            <w:rStyle w:val="Hyperlink"/>
            <w:rFonts w:asciiTheme="minorHAnsi" w:hAnsiTheme="minorHAnsi" w:cs="Courier New"/>
            <w:bCs w:val="0"/>
            <w:sz w:val="24"/>
            <w:szCs w:val="24"/>
            <w:lang w:val="en-IN" w:eastAsia="en-IN"/>
          </w:rPr>
          <w:t>oracle@racdg2:/u01/app/oracle/product/19.3.0/dbhome_1/dbs/orapwSTANDBY2</w:t>
        </w:r>
      </w:hyperlink>
    </w:p>
    <w:p w14:paraId="0D206171" w14:textId="77777777" w:rsidR="00CB149F" w:rsidRDefault="00CB149F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0BEB4E2D" w14:textId="77777777" w:rsidR="00CB149F" w:rsidRDefault="00CB149F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19058A96" w14:textId="77777777" w:rsidR="00CB149F" w:rsidRDefault="00CB149F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65B402CB" w14:textId="77777777" w:rsidR="00CB149F" w:rsidRDefault="00CB149F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26951063" w14:textId="77777777" w:rsidR="00CB149F" w:rsidRDefault="00CB149F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54BAF9CA" w14:textId="77777777" w:rsidR="00CB149F" w:rsidRPr="00EA72F1" w:rsidRDefault="00CB149F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1512D97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926" w:hanging="360"/>
        <w:rPr>
          <w:rFonts w:asciiTheme="minorHAnsi" w:hAnsiTheme="minorHAnsi"/>
          <w:sz w:val="24"/>
          <w:szCs w:val="24"/>
        </w:rPr>
      </w:pPr>
    </w:p>
    <w:p w14:paraId="0F2E01E1" w14:textId="77777777" w:rsidR="00EA72F1" w:rsidRPr="00EA72F1" w:rsidRDefault="00EA72F1" w:rsidP="00EA72F1">
      <w:pPr>
        <w:pStyle w:val="Paralistlevel1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lastRenderedPageBreak/>
        <w:t>Step 4: Configure Standby redo Log on Primary</w:t>
      </w:r>
    </w:p>
    <w:p w14:paraId="730ABF12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Standby Redo Logs play a crucial role in ensuring that redo apply operates effectively on the standby database.</w:t>
      </w:r>
    </w:p>
    <w:p w14:paraId="7E51076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926" w:hanging="360"/>
        <w:rPr>
          <w:rStyle w:val="HTMLTypewriter"/>
          <w:rFonts w:asciiTheme="minorHAnsi" w:hAnsiTheme="minorHAnsi"/>
          <w:sz w:val="24"/>
          <w:szCs w:val="24"/>
        </w:rPr>
      </w:pPr>
    </w:p>
    <w:p w14:paraId="0596E46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The standby redo logs must be the same size as the primary database online logs. The recommended number of standby redo logs is:</w:t>
      </w:r>
    </w:p>
    <w:p w14:paraId="08C4E40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046C2175" w14:textId="6833D5EB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(maximum # of logfile</w:t>
      </w:r>
      <w:r w:rsidR="00765940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groups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+1) * maximum # of threads</w:t>
      </w:r>
    </w:p>
    <w:p w14:paraId="434C3B3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5E8902F9" w14:textId="2144A3B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This example uses two online log file </w:t>
      </w:r>
      <w:r w:rsidR="00765940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groups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for each thread. Thus, the number of standby redo logs should be (2 + 1) * 2 = 6. </w:t>
      </w:r>
    </w:p>
    <w:p w14:paraId="494401A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</w:p>
    <w:p w14:paraId="5100D696" w14:textId="433F683A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That is, one more standby redo log file</w:t>
      </w:r>
      <w:r w:rsidR="00765940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group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for each thread. </w:t>
      </w:r>
    </w:p>
    <w:p w14:paraId="28350DB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165AE09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-- Standy Redo logs created in the primary and RMAN will create them in standby automatically while running duplicate command.</w:t>
      </w:r>
    </w:p>
    <w:p w14:paraId="37660D6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611C92B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-- Standy Redo logs files come into picture only when protection mode is Maximum Availability and Maximum Protection.</w:t>
      </w:r>
    </w:p>
    <w:p w14:paraId="1B0DF933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4D17A7F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2B0958F9" w14:textId="50614B03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SQL&gt; </w:t>
      </w:r>
    </w:p>
    <w:p w14:paraId="20A7082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</w:p>
    <w:p w14:paraId="42F05C6B" w14:textId="4A96777D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col MEMBER for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a</w:t>
      </w:r>
      <w:r w:rsidR="00CB149F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6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0</w:t>
      </w:r>
      <w:r w:rsidR="00CB149F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;</w:t>
      </w:r>
      <w:proofErr w:type="gramEnd"/>
    </w:p>
    <w:p w14:paraId="50E73A6A" w14:textId="55799984" w:rsidR="00CB149F" w:rsidRPr="00EA72F1" w:rsidRDefault="00CB149F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set lines </w:t>
      </w:r>
      <w:r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200 pages </w:t>
      </w:r>
      <w:proofErr w:type="gramStart"/>
      <w:r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200;</w:t>
      </w:r>
      <w:proofErr w:type="gramEnd"/>
    </w:p>
    <w:p w14:paraId="1A163AB5" w14:textId="13CD0540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select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b.thread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#,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a.group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#,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a.member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,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b.bytes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FROM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v$logfile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a,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v$log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b WHERE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a.group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# =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b.group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#;</w:t>
      </w:r>
    </w:p>
    <w:p w14:paraId="61D6F05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0DCE46F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3D854F0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 THREAD#   GROUP#                 MEMBER                       BYTES                                           </w:t>
      </w:r>
    </w:p>
    <w:p w14:paraId="3E352BC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---------- ---------- ----------------------------------------------------------</w:t>
      </w:r>
    </w:p>
    <w:p w14:paraId="18DCB37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1         2           +DATA/PRIMARY/redo02.log              209715200</w:t>
      </w:r>
    </w:p>
    <w:p w14:paraId="65DE2EC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</w:t>
      </w:r>
    </w:p>
    <w:p w14:paraId="17B571D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1         1           +DATA/PRIMARY/redo01.log              209715200 </w:t>
      </w:r>
    </w:p>
    <w:p w14:paraId="26DE28D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33D2909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2         3           +DATA/PRIMARY/redo03.log              209715200 </w:t>
      </w:r>
    </w:p>
    <w:p w14:paraId="300280D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6B15C5F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2         4           +DATA/PRIMARY/redo04.log              209715200 </w:t>
      </w:r>
    </w:p>
    <w:p w14:paraId="3D57A8D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5AF5920C" w14:textId="446C2C90" w:rsidR="00EA72F1" w:rsidRDefault="004455E2" w:rsidP="004455E2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4455E2">
        <w:rPr>
          <w:rStyle w:val="HTMLTypewriter"/>
          <w:rFonts w:asciiTheme="minorHAnsi" w:hAnsiTheme="minorHAnsi"/>
          <w:bCs w:val="0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4F66DC1" wp14:editId="10C1EB20">
            <wp:extent cx="6196965" cy="2793365"/>
            <wp:effectExtent l="0" t="0" r="0" b="6985"/>
            <wp:docPr id="134450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037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6DAC" w14:textId="77777777" w:rsidR="004455E2" w:rsidRDefault="004455E2" w:rsidP="004455E2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70FA87E4" w14:textId="77777777" w:rsidR="004455E2" w:rsidRDefault="004455E2" w:rsidP="004455E2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5FE8D788" w14:textId="77777777" w:rsidR="004455E2" w:rsidRPr="00EA72F1" w:rsidRDefault="004455E2" w:rsidP="004455E2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0211E517" w14:textId="77777777" w:rsidR="004455E2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SQL&gt; </w:t>
      </w:r>
    </w:p>
    <w:p w14:paraId="053342BC" w14:textId="77777777" w:rsidR="004455E2" w:rsidRDefault="004455E2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19F0AD5B" w14:textId="038E4D2C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ALTER DATABASE ADD STANDBY LOGFILE THREAD 1</w:t>
      </w:r>
    </w:p>
    <w:p w14:paraId="41372B1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</w:p>
    <w:p w14:paraId="7C7DD41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GROUP 5 ('+DATA/PRIMARY/redo05.log') SIZE 200M,</w:t>
      </w:r>
    </w:p>
    <w:p w14:paraId="023D9CE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</w:p>
    <w:p w14:paraId="10B8B57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GROUP 6 ('+DATA/PRIMARY/redo06.log') SIZE 200M,</w:t>
      </w:r>
    </w:p>
    <w:p w14:paraId="1916598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</w:p>
    <w:p w14:paraId="0975122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GROUP 7 ('+DATA/PRIMARY/redo07.log') SIZE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200M;</w:t>
      </w:r>
      <w:proofErr w:type="gramEnd"/>
    </w:p>
    <w:p w14:paraId="6B45CC3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6FB82B5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Database altered.</w:t>
      </w:r>
    </w:p>
    <w:p w14:paraId="0763FFB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225648E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ALTER DATABASE ADD STANDBY LOGFILE THREAD 2</w:t>
      </w:r>
    </w:p>
    <w:p w14:paraId="63389B7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</w:p>
    <w:p w14:paraId="0DB014B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GROUP 8 ('+DATA/PRIMARY/redo08.log') SIZE 200M,</w:t>
      </w:r>
    </w:p>
    <w:p w14:paraId="37189CE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</w:p>
    <w:p w14:paraId="4649437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GROUP 9 ('+DATA/PRIMARY/redo09.log') SIZE 200M,</w:t>
      </w:r>
    </w:p>
    <w:p w14:paraId="03AEAA8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</w:p>
    <w:p w14:paraId="5ED1365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GROUP 10 ('+DATA/PRIMARY/redo10.log') SIZE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200M;</w:t>
      </w:r>
      <w:proofErr w:type="gramEnd"/>
    </w:p>
    <w:p w14:paraId="1B1E890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7D7B170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Database altered.</w:t>
      </w:r>
    </w:p>
    <w:p w14:paraId="762F2056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5AC9EF59" w14:textId="77777777" w:rsidR="00A943B6" w:rsidRDefault="00A943B6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058882BB" w14:textId="77777777" w:rsidR="00A943B6" w:rsidRDefault="00A943B6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20D6A838" w14:textId="77777777" w:rsidR="00A943B6" w:rsidRDefault="00A943B6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2E67063D" w14:textId="77777777" w:rsidR="00A943B6" w:rsidRDefault="00A943B6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2AA0353F" w14:textId="77777777" w:rsidR="00A943B6" w:rsidRPr="00EA72F1" w:rsidRDefault="00A943B6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3F0B92D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37432647" w14:textId="78D44AE3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lastRenderedPageBreak/>
        <w:t xml:space="preserve">SQL&gt; </w:t>
      </w:r>
      <w:r w:rsidR="00635BC8" w:rsidRPr="00635BC8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select * from </w:t>
      </w:r>
      <w:proofErr w:type="spellStart"/>
      <w:r w:rsidR="00635BC8" w:rsidRPr="00635BC8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v$logfile</w:t>
      </w:r>
      <w:proofErr w:type="spellEnd"/>
      <w:r w:rsidR="00635BC8" w:rsidRPr="00635BC8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order by </w:t>
      </w:r>
      <w:proofErr w:type="gramStart"/>
      <w:r w:rsidR="00635BC8" w:rsidRPr="00635BC8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1;</w:t>
      </w:r>
      <w:proofErr w:type="gramEnd"/>
    </w:p>
    <w:p w14:paraId="45737C3F" w14:textId="77777777" w:rsidR="00635BC8" w:rsidRPr="00EA72F1" w:rsidRDefault="00635BC8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262031E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 GROUP#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STATUS  TYPE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     MEMBER                     IS_     CON_ID</w:t>
      </w:r>
    </w:p>
    <w:p w14:paraId="3C2863E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---------- ------- ------- -------------------------- --- ----------</w:t>
      </w:r>
    </w:p>
    <w:p w14:paraId="748CA89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2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ONLINE  +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DATA/PRIMARY/redo02.log         NO           0</w:t>
      </w:r>
    </w:p>
    <w:p w14:paraId="532BD03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52DFAC7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1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ONLINE  +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DATA/PRIMARY/redo01.log         NO           0</w:t>
      </w:r>
    </w:p>
    <w:p w14:paraId="69E82CF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0B10FFF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3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ONLINE  +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DATA/PRIMARY/redo03.log         NO           0</w:t>
      </w:r>
    </w:p>
    <w:p w14:paraId="2638FF4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73A5F80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4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ONLINE  +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DATA/PRIMARY/redo04.log         NO           0</w:t>
      </w:r>
    </w:p>
    <w:p w14:paraId="4128BE9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</w:pPr>
    </w:p>
    <w:p w14:paraId="5325955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 xml:space="preserve">5         </w:t>
      </w:r>
      <w:proofErr w:type="gramStart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 xml:space="preserve"> +DATA/PRIMARY/redo05.log         NO           0</w:t>
      </w:r>
    </w:p>
    <w:p w14:paraId="63DEA0D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</w:pPr>
    </w:p>
    <w:p w14:paraId="6ECE26F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 xml:space="preserve">6         </w:t>
      </w:r>
      <w:proofErr w:type="gramStart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 xml:space="preserve"> +DATA/PRIMARY/redo06.log         NO           0</w:t>
      </w:r>
    </w:p>
    <w:p w14:paraId="75B97BB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</w:pPr>
    </w:p>
    <w:p w14:paraId="67CB045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 xml:space="preserve">7         </w:t>
      </w:r>
      <w:proofErr w:type="gramStart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 xml:space="preserve"> +DATA/PRIMARY/redo07.log         NO           0</w:t>
      </w:r>
    </w:p>
    <w:p w14:paraId="7272BC7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</w:pPr>
    </w:p>
    <w:p w14:paraId="36B453C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 xml:space="preserve">8         </w:t>
      </w:r>
      <w:proofErr w:type="gramStart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 xml:space="preserve"> +DATA/PRIMARY/redo08.log         NO           0</w:t>
      </w:r>
    </w:p>
    <w:p w14:paraId="3EFDF42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</w:pPr>
    </w:p>
    <w:p w14:paraId="2F8C11E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 xml:space="preserve">9         </w:t>
      </w:r>
      <w:proofErr w:type="gramStart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 xml:space="preserve"> +DATA/PRIMARY/redo09.log         NO           0</w:t>
      </w:r>
    </w:p>
    <w:p w14:paraId="2B9771F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</w:pPr>
    </w:p>
    <w:p w14:paraId="6BFB8FD4" w14:textId="139C09D2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 xml:space="preserve">10       </w:t>
      </w:r>
      <w:proofErr w:type="gramStart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val="en-IN" w:eastAsia="en-IN"/>
        </w:rPr>
        <w:t xml:space="preserve"> +DATA/PRIMARY/redo10.log        NO           0</w:t>
      </w:r>
    </w:p>
    <w:p w14:paraId="2CC9B15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50A499F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10 rows selected.</w:t>
      </w:r>
    </w:p>
    <w:p w14:paraId="55B45AC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5EA126AC" w14:textId="40107C44" w:rsidR="00EA72F1" w:rsidRPr="00EA72F1" w:rsidRDefault="00A943B6" w:rsidP="00A943B6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A943B6">
        <w:rPr>
          <w:rStyle w:val="HTMLTypewriter"/>
          <w:rFonts w:asciiTheme="minorHAnsi" w:hAnsiTheme="minorHAnsi"/>
          <w:bCs w:val="0"/>
          <w:noProof/>
          <w:sz w:val="24"/>
          <w:szCs w:val="24"/>
          <w:lang w:val="en-IN" w:eastAsia="en-IN"/>
        </w:rPr>
        <w:drawing>
          <wp:inline distT="0" distB="0" distL="0" distR="0" wp14:anchorId="537C1FAF" wp14:editId="7D3B4631">
            <wp:extent cx="6196965" cy="3817620"/>
            <wp:effectExtent l="0" t="0" r="0" b="0"/>
            <wp:docPr id="92279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907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9B84" w14:textId="77777777" w:rsidR="00635BC8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lastRenderedPageBreak/>
        <w:t xml:space="preserve">SQL&gt; </w:t>
      </w:r>
    </w:p>
    <w:p w14:paraId="67556CD3" w14:textId="7A725CF2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select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b.thread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#,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a.group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#,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a.member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,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b.bytes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FROM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v$logfile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a,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v$standby_log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 b WHERE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a.group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 xml:space="preserve"># =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b.group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val="en-IN" w:eastAsia="en-IN"/>
        </w:rPr>
        <w:t>#;</w:t>
      </w:r>
    </w:p>
    <w:p w14:paraId="533CD16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5F3AA58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  THREAD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#  GROUP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#        MEMBER                   BYTES                                                </w:t>
      </w:r>
    </w:p>
    <w:p w14:paraId="67ECF39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---------- ---------- --------------------------------------------------</w:t>
      </w:r>
    </w:p>
    <w:p w14:paraId="084A205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1          5      +DATA/PRIMARY/redo05.log      209715200</w:t>
      </w:r>
    </w:p>
    <w:p w14:paraId="1EC7180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</w:t>
      </w:r>
    </w:p>
    <w:p w14:paraId="56F0778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1          6      +DATA/PRIMARY/redo06.log      209715200 </w:t>
      </w:r>
    </w:p>
    <w:p w14:paraId="6226C42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04409A1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1          7      +DATA/PRIMARY/redo07.log      209715200 </w:t>
      </w:r>
    </w:p>
    <w:p w14:paraId="3D6315A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1D4195B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2          8      +DATA/PRIMARY/redo08.log      209715200</w:t>
      </w:r>
    </w:p>
    <w:p w14:paraId="781920E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</w:t>
      </w:r>
    </w:p>
    <w:p w14:paraId="770F800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2          9      +DATA/PRIMARY/redo09.log      209715200 </w:t>
      </w:r>
    </w:p>
    <w:p w14:paraId="28AF652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6BC9916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2         10      +DATA/PRIMARY/redo10.log      209715200</w:t>
      </w:r>
    </w:p>
    <w:p w14:paraId="2EDC8B7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5DDE324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6 rows selected.</w:t>
      </w:r>
    </w:p>
    <w:p w14:paraId="303CECB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0EC088A9" w14:textId="3EB0FCE5" w:rsidR="00EA72F1" w:rsidRDefault="00635BC8" w:rsidP="00635BC8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635BC8">
        <w:rPr>
          <w:rStyle w:val="HTMLTypewriter"/>
          <w:rFonts w:asciiTheme="minorHAnsi" w:hAnsiTheme="minorHAnsi"/>
          <w:bCs w:val="0"/>
          <w:noProof/>
          <w:sz w:val="24"/>
          <w:szCs w:val="24"/>
          <w:lang w:val="en-IN" w:eastAsia="en-IN"/>
        </w:rPr>
        <w:drawing>
          <wp:inline distT="0" distB="0" distL="0" distR="0" wp14:anchorId="26E2BE60" wp14:editId="45A26664">
            <wp:extent cx="6196965" cy="1945005"/>
            <wp:effectExtent l="0" t="0" r="0" b="0"/>
            <wp:docPr id="147226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689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F72A" w14:textId="77777777" w:rsidR="00635BC8" w:rsidRDefault="00635BC8" w:rsidP="00635BC8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1A66AFA6" w14:textId="77777777" w:rsidR="00635BC8" w:rsidRPr="00EA72F1" w:rsidRDefault="00635BC8" w:rsidP="00635BC8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0B477192" w14:textId="77777777" w:rsidR="00EA72F1" w:rsidRPr="00EA72F1" w:rsidRDefault="00EA72F1" w:rsidP="00EA72F1">
      <w:pPr>
        <w:pStyle w:val="Paralistlevel1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 xml:space="preserve">Step </w:t>
      </w:r>
      <w:proofErr w:type="gramStart"/>
      <w:r w:rsidRPr="00EA72F1">
        <w:rPr>
          <w:rFonts w:asciiTheme="minorHAnsi" w:hAnsiTheme="minorHAnsi"/>
          <w:sz w:val="24"/>
          <w:szCs w:val="24"/>
        </w:rPr>
        <w:t>5:Verify</w:t>
      </w:r>
      <w:proofErr w:type="gramEnd"/>
      <w:r w:rsidRPr="00EA72F1">
        <w:rPr>
          <w:rFonts w:asciiTheme="minorHAnsi" w:hAnsiTheme="minorHAnsi"/>
          <w:sz w:val="24"/>
          <w:szCs w:val="24"/>
        </w:rPr>
        <w:t xml:space="preserve"> Archive Mode Enabled on Primary</w:t>
      </w:r>
    </w:p>
    <w:p w14:paraId="4EDCAE07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Archive mode must be enabled to generate archived redo logs for standby database synchronization.</w:t>
      </w:r>
    </w:p>
    <w:p w14:paraId="030D210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926" w:hanging="360"/>
        <w:rPr>
          <w:rFonts w:asciiTheme="minorHAnsi" w:hAnsiTheme="minorHAnsi"/>
          <w:sz w:val="24"/>
          <w:szCs w:val="24"/>
        </w:rPr>
      </w:pPr>
    </w:p>
    <w:p w14:paraId="29B8E542" w14:textId="27F9DCE2" w:rsidR="00EA72F1" w:rsidRPr="00EA72F1" w:rsidRDefault="00EA72F1" w:rsidP="00635BC8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SQL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&gt; </w:t>
      </w:r>
      <w:r w:rsidR="00635BC8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>archive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  <w:t xml:space="preserve"> log list</w:t>
      </w:r>
    </w:p>
    <w:p w14:paraId="48BEFD16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3DB670FA" w14:textId="0FF0AD93" w:rsidR="00635BC8" w:rsidRDefault="00635BC8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  <w:r w:rsidRPr="00635BC8">
        <w:rPr>
          <w:rStyle w:val="HTMLTypewriter"/>
          <w:rFonts w:asciiTheme="minorHAnsi" w:hAnsiTheme="minorHAnsi"/>
          <w:bCs w:val="0"/>
          <w:noProof/>
          <w:sz w:val="24"/>
          <w:szCs w:val="24"/>
          <w:lang w:val="en-IN" w:eastAsia="en-IN"/>
        </w:rPr>
        <w:drawing>
          <wp:inline distT="0" distB="0" distL="0" distR="0" wp14:anchorId="1F3F8B6A" wp14:editId="5BB707E3">
            <wp:extent cx="3352972" cy="1104957"/>
            <wp:effectExtent l="0" t="0" r="0" b="0"/>
            <wp:docPr id="136043089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30899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7FB1" w14:textId="77777777" w:rsidR="00635BC8" w:rsidRPr="00EA72F1" w:rsidRDefault="00635BC8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39E394E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val="en-IN" w:eastAsia="en-IN"/>
        </w:rPr>
      </w:pPr>
    </w:p>
    <w:p w14:paraId="6AD4D3A2" w14:textId="77777777" w:rsidR="00EA72F1" w:rsidRPr="00EA72F1" w:rsidRDefault="00EA72F1" w:rsidP="00EA72F1">
      <w:pPr>
        <w:pStyle w:val="Paralistlevel1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lastRenderedPageBreak/>
        <w:t>Step 6: Set Primary Database Initialization Parameters</w:t>
      </w:r>
    </w:p>
    <w:p w14:paraId="01C7ED02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 xml:space="preserve">Configure primary database initialization parameters to ensure proper operation of </w:t>
      </w:r>
      <w:proofErr w:type="spellStart"/>
      <w:r w:rsidRPr="00EA72F1">
        <w:rPr>
          <w:rFonts w:asciiTheme="minorHAnsi" w:hAnsiTheme="minorHAnsi"/>
          <w:sz w:val="24"/>
          <w:szCs w:val="24"/>
        </w:rPr>
        <w:t>DataGuard</w:t>
      </w:r>
      <w:proofErr w:type="spellEnd"/>
      <w:r w:rsidRPr="00EA72F1">
        <w:rPr>
          <w:rFonts w:asciiTheme="minorHAnsi" w:hAnsiTheme="minorHAnsi"/>
          <w:sz w:val="24"/>
          <w:szCs w:val="24"/>
        </w:rPr>
        <w:t>.</w:t>
      </w:r>
    </w:p>
    <w:p w14:paraId="6DDC22A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Fonts w:asciiTheme="minorHAnsi" w:hAnsiTheme="minorHAnsi"/>
          <w:sz w:val="24"/>
          <w:szCs w:val="24"/>
        </w:rPr>
      </w:pPr>
    </w:p>
    <w:p w14:paraId="3129E14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create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pfile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='/home/oracle/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initPRIMARY.ora.bkp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' from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spfile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;</w:t>
      </w:r>
      <w:proofErr w:type="gramEnd"/>
    </w:p>
    <w:p w14:paraId="2EB3F00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80B2B5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File created.</w:t>
      </w:r>
    </w:p>
    <w:p w14:paraId="6F8A34F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41EE6D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db_unique_name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='PRIMARY' scope=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spfile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='*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';</w:t>
      </w:r>
      <w:proofErr w:type="gramEnd"/>
    </w:p>
    <w:p w14:paraId="50896F6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384E62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5C7EC83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6D4334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ALTER SYSTEM SET LOG_ARCHIVE_CONFIG='DG_CONFIG=(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PRIMARY,STANDBY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)' scope=both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='*';</w:t>
      </w:r>
    </w:p>
    <w:p w14:paraId="15C045A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0C3D9C4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2A0D32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ALTER SYSTEM SET LOG_ARCHIVE_DEST_1='LOCATION=+FRA VALID_FOR=(ALL_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LOGFILES,ALL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_ROLES) DB_UNIQUE_NAME=PRIMARY' scope=both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='*';</w:t>
      </w:r>
    </w:p>
    <w:p w14:paraId="5ED1D2C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28F813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465E11C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1DCA22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ALTER SYSTEM SET LOG_ARCHIVE_DEST_2='SERVICE=STANDBY LGWR ASYNC VALID_FOR=(ONLINE_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LOGFILES,PRIMARY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_ROLE) DB_UNIQUE_NAME=STANDBY' scope=both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='*';</w:t>
      </w:r>
    </w:p>
    <w:p w14:paraId="2844DDF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50386D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2358147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514C0C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LOG_ARCHIVE_DEST_STATE_1=ENABLE scope=both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='*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';</w:t>
      </w:r>
      <w:proofErr w:type="gramEnd"/>
    </w:p>
    <w:p w14:paraId="0833DBE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887BEF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1AB64E0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EDCD1F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LOG_ARCHIVE_DEST_STATE_2=ENABLE scope=both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='*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';</w:t>
      </w:r>
      <w:proofErr w:type="gramEnd"/>
    </w:p>
    <w:p w14:paraId="586ECB2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D73ED9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536E4E3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9BC3D3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fal_client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=PRIMARY scope=both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='*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';</w:t>
      </w:r>
      <w:proofErr w:type="gramEnd"/>
    </w:p>
    <w:p w14:paraId="55857CF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D18C21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39DBA1F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9E1228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SQL&gt;</w:t>
      </w:r>
    </w:p>
    <w:p w14:paraId="0CF6457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ED30D4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Please note: The FAL_CLIENT database initialization parameter is no longer required from 11gR2</w:t>
      </w:r>
    </w:p>
    <w:p w14:paraId="61B1B8C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A0AB5E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fal_server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=STANDBY scope=both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='*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';</w:t>
      </w:r>
      <w:proofErr w:type="gramEnd"/>
    </w:p>
    <w:p w14:paraId="07F0882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1A40D1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7D9826A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10F4D4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DB_FILE_NAME_CONVERT='+DATA_DG','+DATA' SCOPE=SPFILE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='*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';</w:t>
      </w:r>
      <w:proofErr w:type="gramEnd"/>
    </w:p>
    <w:p w14:paraId="53136AD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AF684B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4E4EF6D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660681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LOG_FILE_NAME_CONVERT='+DATA_DG','+DATA' SCOPE=SPFILE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='*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';</w:t>
      </w:r>
      <w:proofErr w:type="gramEnd"/>
    </w:p>
    <w:p w14:paraId="7B85962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EDEAD5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4FAD960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161BB8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STANDBY_FILE_MANAGEMENT=AUTO scope=both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='*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';</w:t>
      </w:r>
      <w:proofErr w:type="gramEnd"/>
    </w:p>
    <w:p w14:paraId="2D63DED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B69C6A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53F71D5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A2D1AE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create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pfile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='/home/oracle/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initPRIMARY.ora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' from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spfile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;</w:t>
      </w:r>
      <w:proofErr w:type="gramEnd"/>
    </w:p>
    <w:p w14:paraId="3F6EAFCB" w14:textId="77777777" w:rsidR="00EA72F1" w:rsidRPr="00EA72F1" w:rsidRDefault="00EA72F1" w:rsidP="00EA72F1">
      <w:pPr>
        <w:pStyle w:val="Paralistlevel1"/>
        <w:rPr>
          <w:rStyle w:val="HTMLTypewriter"/>
          <w:rFonts w:asciiTheme="minorHAnsi" w:hAnsiTheme="minorHAnsi"/>
          <w:sz w:val="24"/>
          <w:szCs w:val="24"/>
        </w:rPr>
      </w:pPr>
    </w:p>
    <w:p w14:paraId="145AD358" w14:textId="77777777" w:rsidR="00EA72F1" w:rsidRPr="00EA72F1" w:rsidRDefault="00EA72F1" w:rsidP="00EA72F1">
      <w:pPr>
        <w:pStyle w:val="Paralistlevel1"/>
        <w:rPr>
          <w:rFonts w:asciiTheme="minorHAnsi" w:hAnsiTheme="minorHAnsi"/>
          <w:b w:val="0"/>
          <w:bCs w:val="0"/>
          <w:sz w:val="24"/>
          <w:szCs w:val="24"/>
        </w:rPr>
      </w:pPr>
      <w:r w:rsidRPr="00EA72F1">
        <w:rPr>
          <w:rStyle w:val="HTMLTypewriter"/>
          <w:rFonts w:asciiTheme="minorHAnsi" w:hAnsiTheme="minorHAnsi"/>
          <w:sz w:val="24"/>
          <w:szCs w:val="24"/>
        </w:rPr>
        <w:tab/>
      </w:r>
      <w:r w:rsidRPr="00EA72F1">
        <w:rPr>
          <w:rFonts w:asciiTheme="minorHAnsi" w:hAnsiTheme="minorHAnsi"/>
          <w:sz w:val="24"/>
          <w:szCs w:val="24"/>
        </w:rPr>
        <w:t>Step 7: Configure LISTENER Entries on Primary</w:t>
      </w:r>
    </w:p>
    <w:p w14:paraId="7B6A8D37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Ensure the primary database listener is configured to communicate with the standby.</w:t>
      </w:r>
    </w:p>
    <w:p w14:paraId="41B8644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926" w:hanging="360"/>
        <w:rPr>
          <w:rFonts w:asciiTheme="minorHAnsi" w:hAnsiTheme="minorHAnsi"/>
          <w:sz w:val="24"/>
          <w:szCs w:val="24"/>
        </w:rPr>
      </w:pPr>
    </w:p>
    <w:p w14:paraId="59ECB86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ps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-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ef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| grep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tns</w:t>
      </w:r>
      <w:proofErr w:type="spellEnd"/>
    </w:p>
    <w:p w14:paraId="696B773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AC8BE4F" w14:textId="56060F1C" w:rsidR="00EA72F1" w:rsidRDefault="006F4D76" w:rsidP="006F4D76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6F4D76">
        <w:rPr>
          <w:rStyle w:val="HTMLTypewriter"/>
          <w:rFonts w:asciiTheme="minorHAnsi" w:hAnsiTheme="minorHAnsi"/>
          <w:bCs w:val="0"/>
          <w:noProof/>
          <w:sz w:val="24"/>
          <w:szCs w:val="24"/>
          <w:lang w:eastAsia="en-IN"/>
        </w:rPr>
        <w:drawing>
          <wp:inline distT="0" distB="0" distL="0" distR="0" wp14:anchorId="417E80F6" wp14:editId="53EA14BD">
            <wp:extent cx="6196965" cy="715645"/>
            <wp:effectExtent l="0" t="0" r="0" b="8255"/>
            <wp:docPr id="71425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72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638E" w14:textId="77777777" w:rsidR="006F4D76" w:rsidRPr="00EA72F1" w:rsidRDefault="006F4D76" w:rsidP="006F4D76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C61653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lsnrctl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status LISTENER</w:t>
      </w:r>
    </w:p>
    <w:p w14:paraId="4F74F08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7A405D0" w14:textId="52876C75" w:rsidR="00EA72F1" w:rsidRPr="00EA72F1" w:rsidRDefault="006F4D76" w:rsidP="006F4D76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6F4D76">
        <w:rPr>
          <w:rStyle w:val="HTMLTypewriter"/>
          <w:rFonts w:asciiTheme="minorHAnsi" w:hAnsiTheme="minorHAnsi"/>
          <w:bCs w:val="0"/>
          <w:noProof/>
          <w:sz w:val="24"/>
          <w:szCs w:val="24"/>
          <w:lang w:eastAsia="en-IN"/>
        </w:rPr>
        <w:lastRenderedPageBreak/>
        <w:drawing>
          <wp:inline distT="0" distB="0" distL="0" distR="0" wp14:anchorId="3058A90F" wp14:editId="1C9E8C3F">
            <wp:extent cx="6196965" cy="5070475"/>
            <wp:effectExtent l="0" t="0" r="0" b="0"/>
            <wp:docPr id="699879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7923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D474" w14:textId="5B81691F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506427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3E5044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65CAE0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C8DBD0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A925289" w14:textId="77777777" w:rsidR="00940E1B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="00940E1B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24C9CDA1" w14:textId="77777777" w:rsidR="00940E1B" w:rsidRDefault="00940E1B" w:rsidP="00940E1B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</w:p>
    <w:p w14:paraId="7369058C" w14:textId="1F7D4B98" w:rsidR="00EA72F1" w:rsidRPr="00EA72F1" w:rsidRDefault="00940E1B" w:rsidP="00940E1B">
      <w:pPr>
        <w:pStyle w:val="parabulletslevel1"/>
        <w:numPr>
          <w:ilvl w:val="0"/>
          <w:numId w:val="0"/>
        </w:numPr>
        <w:ind w:left="1080" w:firstLine="36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C</w:t>
      </w:r>
      <w:r w:rsidR="00EA72F1"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at</w:t>
      </w:r>
      <w:r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</w:t>
      </w:r>
      <w:r w:rsidR="00EA72F1"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/u01/app/19.3.0/grid/network/admin/</w:t>
      </w:r>
      <w:proofErr w:type="spellStart"/>
      <w:r w:rsidR="00EA72F1"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listener.ora</w:t>
      </w:r>
      <w:proofErr w:type="spellEnd"/>
      <w:proofErr w:type="gramEnd"/>
    </w:p>
    <w:p w14:paraId="1F06CBF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2CC73C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LISTENER_SCAN3=(DESCRIPTION=(ADDRESS_LIST=(ADDRESS=(PROTOCOL=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KEY=LISTENER_SCAN3))))                # line added by Agent</w:t>
      </w:r>
    </w:p>
    <w:p w14:paraId="5881EB4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B2C3B7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LISTENER_SCAN2=(DESCRIPTION=(ADDRESS_LIST=(ADDRESS=(PROTOCOL=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KEY=LISTENER_SCAN2))))                # line added by Agent</w:t>
      </w:r>
    </w:p>
    <w:p w14:paraId="3AF320C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C3E0BA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#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listener.ora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Network Configuration File: /u01/app/19.3.0/grid/network/admin/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listener.ora</w:t>
      </w:r>
      <w:proofErr w:type="spellEnd"/>
    </w:p>
    <w:p w14:paraId="1351BB7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191AE1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# Generated by Oracle configuration tools.</w:t>
      </w:r>
    </w:p>
    <w:p w14:paraId="0CD10E8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B27779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ENABLE_GLOBAL_DYNAMIC_ENDPOINT_LISTENER_SCAN1 = ON</w:t>
      </w:r>
    </w:p>
    <w:p w14:paraId="44246D5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VALID_NODE_CHECKING_REGISTRATION_LISTENER_SCAN1 = OFF</w:t>
      </w:r>
    </w:p>
    <w:p w14:paraId="4483A25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8F871A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VALID_NODE_CHECKING_REGISTRATION_ASMNET1LSNR_ASM = SUBNET</w:t>
      </w:r>
    </w:p>
    <w:p w14:paraId="3E2CB90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4C4406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ASMNET1LSNR_ASM =</w:t>
      </w:r>
    </w:p>
    <w:p w14:paraId="07E8767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7C16213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(DESCRIPTION =</w:t>
      </w:r>
    </w:p>
    <w:p w14:paraId="78049D8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</w:t>
      </w:r>
    </w:p>
    <w:p w14:paraId="641C5BE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(ADDRESS_LIST =</w:t>
      </w:r>
    </w:p>
    <w:p w14:paraId="2EFF4DC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</w:t>
      </w:r>
    </w:p>
    <w:p w14:paraId="13573AA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 = ASMNET1LSNR_ASM))</w:t>
      </w:r>
    </w:p>
    <w:p w14:paraId="147232C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</w:t>
      </w:r>
    </w:p>
    <w:p w14:paraId="7C1387E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)</w:t>
      </w:r>
    </w:p>
    <w:p w14:paraId="1452D52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48C7563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)</w:t>
      </w:r>
    </w:p>
    <w:p w14:paraId="22424B4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44F96F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VALID_NODE_CHECKING_REGISTRATION_LISTENER = SUBNET</w:t>
      </w:r>
    </w:p>
    <w:p w14:paraId="5C5FABA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D49977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 =</w:t>
      </w:r>
    </w:p>
    <w:p w14:paraId="6B4469A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3A94FE3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(DESCRIPTION =</w:t>
      </w:r>
    </w:p>
    <w:p w14:paraId="00E9246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</w:t>
      </w:r>
    </w:p>
    <w:p w14:paraId="0B27360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(ADDRESS_LIST =</w:t>
      </w:r>
    </w:p>
    <w:p w14:paraId="7A50688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</w:t>
      </w:r>
    </w:p>
    <w:p w14:paraId="79C630E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 = LISTENER))</w:t>
      </w:r>
    </w:p>
    <w:p w14:paraId="434E34A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</w:t>
      </w:r>
    </w:p>
    <w:p w14:paraId="2A47C45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)</w:t>
      </w:r>
    </w:p>
    <w:p w14:paraId="1E43076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C7EF7A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)</w:t>
      </w:r>
    </w:p>
    <w:p w14:paraId="7DF0366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363309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ENABLE_GLOBAL_DYNAMIC_ENDPOINT_ASMNET1LSNR_ASM = ON</w:t>
      </w:r>
    </w:p>
    <w:p w14:paraId="0F4B9C0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2AD482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ENABLE_GLOBAL_DYNAMIC_ENDPOINT_LISTENER = ON</w:t>
      </w:r>
    </w:p>
    <w:p w14:paraId="2CB4EB7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3B8EC2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LISTENER_SCAN1 =</w:t>
      </w:r>
    </w:p>
    <w:p w14:paraId="58492E9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A8C880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(DESCRIPTION =</w:t>
      </w:r>
    </w:p>
    <w:p w14:paraId="4C4B717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54C1AC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(ADDRESS_LIST =</w:t>
      </w:r>
    </w:p>
    <w:p w14:paraId="53AB06A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32AF26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 = LISTENER_SCAN1))</w:t>
      </w:r>
    </w:p>
    <w:p w14:paraId="01A2736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031CDF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)</w:t>
      </w:r>
    </w:p>
    <w:p w14:paraId="21B6981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4F604E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lastRenderedPageBreak/>
        <w:t xml:space="preserve">  )</w:t>
      </w:r>
    </w:p>
    <w:p w14:paraId="1D27A5A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50AE24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ENABLE_GLOBAL_DYNAMIC_ENDPOINT_LISTENER_SCAN2=ON                # line added by Agent</w:t>
      </w:r>
    </w:p>
    <w:p w14:paraId="5D981CE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F9AAD7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VALID_NODE_CHECKING_REGISTRATION_LISTENER_SCAN2=OFF             # line added by Agent</w:t>
      </w:r>
    </w:p>
    <w:p w14:paraId="5BFD108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6711A7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ENABLE_GLOBAL_DYNAMIC_ENDPOINT_LISTENER_SCAN3=ON                # line added by Agent</w:t>
      </w:r>
    </w:p>
    <w:p w14:paraId="0C11ED6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6CD408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VALID_NODE_CHECKING_REGISTRATION_LISTENER_SCAN3=OFF             # line added by Agent</w:t>
      </w:r>
    </w:p>
    <w:p w14:paraId="2B31C9D9" w14:textId="1B0AE626" w:rsidR="00EA72F1" w:rsidRPr="00EA72F1" w:rsidRDefault="00940E1B" w:rsidP="003059A5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940E1B">
        <w:rPr>
          <w:rStyle w:val="HTMLTypewriter"/>
          <w:rFonts w:asciiTheme="minorHAnsi" w:hAnsiTheme="minorHAnsi"/>
          <w:bCs w:val="0"/>
          <w:noProof/>
          <w:sz w:val="24"/>
          <w:szCs w:val="24"/>
          <w:lang w:eastAsia="en-IN"/>
        </w:rPr>
        <w:drawing>
          <wp:inline distT="0" distB="0" distL="0" distR="0" wp14:anchorId="0C2BF096" wp14:editId="12A89860">
            <wp:extent cx="6196965" cy="1790700"/>
            <wp:effectExtent l="0" t="0" r="0" b="0"/>
            <wp:docPr id="165239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967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BBA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30F808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[grid@rac2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admin]$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eastAsia="en-IN"/>
        </w:rPr>
        <w:t xml:space="preserve">cat </w:t>
      </w:r>
      <w:proofErr w:type="spellStart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eastAsia="en-IN"/>
        </w:rPr>
        <w:t>listener.ora</w:t>
      </w:r>
      <w:proofErr w:type="spellEnd"/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eastAsia="en-IN"/>
        </w:rPr>
        <w:t xml:space="preserve">  &lt;--- 2nd node of Primary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64C2C83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F877B3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LISTENER_SCAN3=(DESCRIPTION=(ADDRESS_LIST=(ADDRESS=(PROTOCOL=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KEY=LISTENER_SCAN3))))                # line added by Agent</w:t>
      </w:r>
    </w:p>
    <w:p w14:paraId="2B8DA36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3C34EE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LISTENER_SCAN2=(DESCRIPTION=(ADDRESS_LIST=(ADDRESS=(PROTOCOL=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KEY=LISTENER_SCAN2))))                # line added by Agent</w:t>
      </w:r>
    </w:p>
    <w:p w14:paraId="26B710F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812C92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LISTENER_SCAN1=(DESCRIPTION=(ADDRESS_LIST=(ADDRESS=(PROTOCOL=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KEY=LISTENER_SCAN1))))                # line added by Agent</w:t>
      </w:r>
    </w:p>
    <w:p w14:paraId="63BB5C1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5C9D64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LISTENER=(DESCRIPTION=(ADDRESS_LIST=(ADDRESS=(PROTOCOL=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KEY=LISTENER))))            # line added by Agent</w:t>
      </w:r>
    </w:p>
    <w:p w14:paraId="4B2DFA1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DDF58A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ASMNET1LSNR_ASM=(DESCRIPTION=(ADDRESS_LIST=(ADDRESS=(PROTOCOL=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KEY=ASMNET1LSNR_ASM))))              # line added by Agent</w:t>
      </w:r>
    </w:p>
    <w:p w14:paraId="3C5A0AB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55AD45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ENABLE_GLOBAL_DYNAMIC_ENDPOINT_ASMNET1LSNR_ASM=ON               # line added by Agent</w:t>
      </w:r>
    </w:p>
    <w:p w14:paraId="68910C1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F8972D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VALID_NODE_CHECKING_REGISTRATION_ASMNET1LSNR_ASM=SUBNET         # line added by Agent</w:t>
      </w:r>
    </w:p>
    <w:p w14:paraId="7707B3E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D8E03F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lastRenderedPageBreak/>
        <w:t>ENABLE_GLOBAL_DYNAMIC_ENDPOINT_LISTENER=ON              # line added by Agent</w:t>
      </w:r>
    </w:p>
    <w:p w14:paraId="4C3B844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24E9EB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VALID_NODE_CHECKING_REGISTRATION_LISTENER=SUBNET                # line added by Agent</w:t>
      </w:r>
    </w:p>
    <w:p w14:paraId="3D2C97A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2C3613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ENABLE_GLOBAL_DYNAMIC_ENDPOINT_LISTENER_SCAN1=ON                # line added by Agent</w:t>
      </w:r>
    </w:p>
    <w:p w14:paraId="4C769DD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D91B63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VALID_NODE_CHECKING_REGISTRATION_LISTENER_SCAN1=OFF             # line added by Agent</w:t>
      </w:r>
    </w:p>
    <w:p w14:paraId="5A09356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E5271F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REGISTRATION_INVITED_NODES_LISTENER_SCAN1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)            # line added by Agent</w:t>
      </w:r>
    </w:p>
    <w:p w14:paraId="2BEB818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4D5D02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REGISTRATION_INVITED_NODES_LISTENER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)          # line added by Agent</w:t>
      </w:r>
    </w:p>
    <w:p w14:paraId="199DFD3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D07290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ENABLE_GLOBAL_DYNAMIC_ENDPOINT_LISTENER_SCAN2=ON                # line added by Agent</w:t>
      </w:r>
    </w:p>
    <w:p w14:paraId="76BDBE6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83EF6A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VALID_NODE_CHECKING_REGISTRATION_LISTENER_SCAN2=OFF             # line added by Agent</w:t>
      </w:r>
    </w:p>
    <w:p w14:paraId="528907C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DFD714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ENABLE_GLOBAL_DYNAMIC_ENDPOINT_LISTENER_SCAN3=ON                # line added by Agent</w:t>
      </w:r>
    </w:p>
    <w:p w14:paraId="2EF0A6C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VALID_NODE_CHECKING_REGISTRATION_LISTENER_SCAN3=OFF             # line added by Agent</w:t>
      </w:r>
    </w:p>
    <w:p w14:paraId="613A503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959EB8C" w14:textId="1503FEEF" w:rsidR="00EA72F1" w:rsidRDefault="00940E1B" w:rsidP="00EA72F1">
      <w:pPr>
        <w:rPr>
          <w:rFonts w:asciiTheme="minorHAnsi" w:hAnsiTheme="minorHAnsi"/>
        </w:rPr>
      </w:pPr>
      <w:r w:rsidRPr="00940E1B">
        <w:rPr>
          <w:rStyle w:val="HTMLTypewriter"/>
          <w:rFonts w:asciiTheme="minorHAnsi" w:hAnsiTheme="minorHAnsi"/>
          <w:noProof/>
          <w:sz w:val="24"/>
          <w:szCs w:val="24"/>
          <w:lang w:eastAsia="en-IN"/>
        </w:rPr>
        <w:drawing>
          <wp:inline distT="0" distB="0" distL="0" distR="0" wp14:anchorId="5557E37A" wp14:editId="6BC09ADA">
            <wp:extent cx="6196965" cy="1250950"/>
            <wp:effectExtent l="0" t="0" r="0" b="6350"/>
            <wp:docPr id="1056965347" name="Picture 1" descr="A black screen with many small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65347" name="Picture 1" descr="A black screen with many small squar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3EB3" w14:textId="77777777" w:rsidR="00940E1B" w:rsidRPr="00EA72F1" w:rsidRDefault="00940E1B" w:rsidP="00EA72F1">
      <w:pPr>
        <w:rPr>
          <w:rFonts w:asciiTheme="minorHAnsi" w:hAnsiTheme="minorHAnsi"/>
        </w:rPr>
      </w:pPr>
    </w:p>
    <w:p w14:paraId="59AE2264" w14:textId="77777777" w:rsidR="00EA72F1" w:rsidRPr="00EA72F1" w:rsidRDefault="00EA72F1" w:rsidP="00EA72F1">
      <w:pPr>
        <w:pStyle w:val="Paralistlevel1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Step 8: Configure TNS Entries on Primary</w:t>
      </w:r>
    </w:p>
    <w:p w14:paraId="086A2994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Set up TNS entries on the primary database to establish connectivity with the standby.</w:t>
      </w:r>
    </w:p>
    <w:p w14:paraId="6BC9BEA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926" w:hanging="360"/>
        <w:rPr>
          <w:rFonts w:asciiTheme="minorHAnsi" w:hAnsiTheme="minorHAnsi"/>
          <w:sz w:val="24"/>
          <w:szCs w:val="24"/>
        </w:rPr>
      </w:pPr>
    </w:p>
    <w:p w14:paraId="35A4B74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admin]$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cat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tnsnames.ora</w:t>
      </w:r>
      <w:proofErr w:type="spellEnd"/>
    </w:p>
    <w:p w14:paraId="0B1732A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3FFC63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#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tnsnames.ora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Network Configuration File: /u01/app/oracle/product/19.3.0/dbhome_1/network/admin/tnsnames.ora</w:t>
      </w:r>
    </w:p>
    <w:p w14:paraId="56638AF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3D5EF0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# Generated by Oracle configuration tools.</w:t>
      </w:r>
    </w:p>
    <w:p w14:paraId="0140CC1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DE19C2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</w:p>
    <w:p w14:paraId="4330D7F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lastRenderedPageBreak/>
        <w:t>PRIMARY =</w:t>
      </w:r>
    </w:p>
    <w:p w14:paraId="43DAFD5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</w:t>
      </w:r>
    </w:p>
    <w:p w14:paraId="4336788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(DESCRIPTION =</w:t>
      </w:r>
    </w:p>
    <w:p w14:paraId="1BBBBA0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</w:t>
      </w:r>
    </w:p>
    <w:p w14:paraId="0BDC5B3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TCP)(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HOST =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rac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-scan)(PORT = ####))</w:t>
      </w:r>
    </w:p>
    <w:p w14:paraId="1FA4EB9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  </w:t>
      </w:r>
    </w:p>
    <w:p w14:paraId="14EE845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(CONNECT_DATA =</w:t>
      </w:r>
    </w:p>
    <w:p w14:paraId="1D5846A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   </w:t>
      </w:r>
    </w:p>
    <w:p w14:paraId="5E9AC22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(SERVER = DEDICATED)</w:t>
      </w:r>
    </w:p>
    <w:p w14:paraId="7217B51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   </w:t>
      </w:r>
    </w:p>
    <w:p w14:paraId="128C6DB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(SERVICE_NAME = PRIMARY)</w:t>
      </w:r>
    </w:p>
    <w:p w14:paraId="305A885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</w:t>
      </w:r>
    </w:p>
    <w:p w14:paraId="1C2DFAB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 )</w:t>
      </w:r>
    </w:p>
    <w:p w14:paraId="2AF7979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</w:t>
      </w:r>
    </w:p>
    <w:p w14:paraId="777F71A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)</w:t>
      </w:r>
    </w:p>
    <w:p w14:paraId="6F378F1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</w:p>
    <w:p w14:paraId="417988E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STANDBY =</w:t>
      </w:r>
    </w:p>
    <w:p w14:paraId="6E86B3A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</w:t>
      </w:r>
    </w:p>
    <w:p w14:paraId="40A6F96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(DESCRIPTION =</w:t>
      </w:r>
    </w:p>
    <w:p w14:paraId="60BB392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</w:t>
      </w:r>
    </w:p>
    <w:p w14:paraId="098BE78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TCP)(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HOST =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racdg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-scan)(PORT = ####))</w:t>
      </w:r>
    </w:p>
    <w:p w14:paraId="573F056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 </w:t>
      </w:r>
    </w:p>
    <w:p w14:paraId="27BE4F6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(CONNECT_DATA =</w:t>
      </w:r>
    </w:p>
    <w:p w14:paraId="4AF9E5B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   </w:t>
      </w:r>
    </w:p>
    <w:p w14:paraId="6FEF2EA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(SERVER = DEDICATED)</w:t>
      </w:r>
    </w:p>
    <w:p w14:paraId="45DE3A0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  </w:t>
      </w:r>
    </w:p>
    <w:p w14:paraId="7963F0C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(SERVICE_NAME =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STANDBY)(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UR=A)</w:t>
      </w:r>
    </w:p>
    <w:p w14:paraId="0A19203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</w:t>
      </w:r>
    </w:p>
    <w:p w14:paraId="00F6C07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 )</w:t>
      </w:r>
    </w:p>
    <w:p w14:paraId="15427C2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</w:p>
    <w:p w14:paraId="32A2E09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)</w:t>
      </w:r>
    </w:p>
    <w:p w14:paraId="2D8E7A6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DF9869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DD3D46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2878F3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58EF69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[oracle@rac2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admin]$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cat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tnsnames.ora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&lt;--- 2nd node of Primary</w:t>
      </w:r>
    </w:p>
    <w:p w14:paraId="5897F4F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89DCBA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#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tnsnames.ora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Network Configuration File: /u01/app/oracle/product/19.3.0/dbhome_1/network/admin/tnsnames.ora</w:t>
      </w:r>
    </w:p>
    <w:p w14:paraId="389B6FC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E1D285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# Generated by Oracle configuration tools.</w:t>
      </w:r>
    </w:p>
    <w:p w14:paraId="7FA2ABF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EACDCD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PRIMARY =</w:t>
      </w:r>
    </w:p>
    <w:p w14:paraId="68A09BA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747FA84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(DESCRIPTION =</w:t>
      </w:r>
    </w:p>
    <w:p w14:paraId="6066E95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</w:t>
      </w:r>
    </w:p>
    <w:p w14:paraId="6712375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lastRenderedPageBreak/>
        <w:t xml:space="preserve">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TCP)(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HOST =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rac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-scan)(PORT = ####))</w:t>
      </w:r>
    </w:p>
    <w:p w14:paraId="40E31B0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</w:t>
      </w:r>
    </w:p>
    <w:p w14:paraId="63904AA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(CONNECT_DATA =</w:t>
      </w:r>
    </w:p>
    <w:p w14:paraId="318DFA6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</w:t>
      </w:r>
    </w:p>
    <w:p w14:paraId="2ECD4C8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(SERVER = DEDICATED)</w:t>
      </w:r>
    </w:p>
    <w:p w14:paraId="14FD35C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</w:t>
      </w:r>
    </w:p>
    <w:p w14:paraId="5104D44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(SERVICE_NAME = PRIMARY)</w:t>
      </w:r>
    </w:p>
    <w:p w14:paraId="414FADF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28D182D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)</w:t>
      </w:r>
    </w:p>
    <w:p w14:paraId="089669F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</w:t>
      </w:r>
    </w:p>
    <w:p w14:paraId="0D6B46F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)</w:t>
      </w:r>
    </w:p>
    <w:p w14:paraId="678DB08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1BA9D4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F30DCB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 =</w:t>
      </w:r>
    </w:p>
    <w:p w14:paraId="009091E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453B207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(DESCRIPTION =</w:t>
      </w:r>
    </w:p>
    <w:p w14:paraId="085865B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</w:t>
      </w:r>
    </w:p>
    <w:p w14:paraId="4244156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TCP)(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HOST =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racdg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-scan)(PORT = ####))</w:t>
      </w:r>
    </w:p>
    <w:p w14:paraId="48F5A8B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</w:t>
      </w:r>
    </w:p>
    <w:p w14:paraId="135588D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(CONNECT_DATA =</w:t>
      </w:r>
    </w:p>
    <w:p w14:paraId="536E465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</w:t>
      </w:r>
    </w:p>
    <w:p w14:paraId="488E3D7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(SERVER = DEDICATED)</w:t>
      </w:r>
    </w:p>
    <w:p w14:paraId="13D8FCB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</w:t>
      </w:r>
    </w:p>
    <w:p w14:paraId="06639CF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(SERVICE_NAME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UR=A)</w:t>
      </w:r>
    </w:p>
    <w:p w14:paraId="3689C18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)</w:t>
      </w:r>
    </w:p>
    <w:p w14:paraId="5DD2B71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)</w:t>
      </w:r>
    </w:p>
    <w:p w14:paraId="77C756D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55B02EB" w14:textId="5B7A21E8" w:rsidR="00EA72F1" w:rsidRPr="00EA72F1" w:rsidRDefault="003A1074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3A1074">
        <w:rPr>
          <w:rStyle w:val="HTMLTypewriter"/>
          <w:rFonts w:asciiTheme="minorHAnsi" w:hAnsiTheme="minorHAnsi"/>
          <w:bCs w:val="0"/>
          <w:noProof/>
          <w:sz w:val="24"/>
          <w:szCs w:val="24"/>
          <w:lang w:eastAsia="en-IN"/>
        </w:rPr>
        <w:lastRenderedPageBreak/>
        <w:drawing>
          <wp:inline distT="0" distB="0" distL="0" distR="0" wp14:anchorId="7773B92A" wp14:editId="2D937213">
            <wp:extent cx="5359675" cy="3930852"/>
            <wp:effectExtent l="0" t="0" r="0" b="0"/>
            <wp:docPr id="190587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795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A42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3B534E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9BC29E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tnsping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primary</w:t>
      </w:r>
    </w:p>
    <w:p w14:paraId="429FAF6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317BB7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TNS Ping Utility for Linux: Version 19.3.0.0.0 - Production on 20-FEB-2019 15:24:20</w:t>
      </w:r>
    </w:p>
    <w:p w14:paraId="4080541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626101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Copyright (c) 1997, 2016, Oracle.  All rights reserved.</w:t>
      </w:r>
    </w:p>
    <w:p w14:paraId="4D43C26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B86D6C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Used parameter files:</w:t>
      </w:r>
    </w:p>
    <w:p w14:paraId="3EEA111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49F85A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/u01/app/oracle/product/19.3.0/dbhome_1/network/admin/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sqlnet.ora</w:t>
      </w:r>
      <w:proofErr w:type="spellEnd"/>
    </w:p>
    <w:p w14:paraId="0CDEB1B5" w14:textId="77777777" w:rsidR="00EA72F1" w:rsidRPr="00EA72F1" w:rsidRDefault="00EA72F1" w:rsidP="003A1074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6542DF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Used TNSNAMES adapter to resolve the alias</w:t>
      </w:r>
    </w:p>
    <w:p w14:paraId="7673517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1081C3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Attempting to contact (DESCRIPTION =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TCP)(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HOST =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rac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-scan)(PORT = ####)) (CONNECT_DATA = (SERVER = DEDICATED) (SERVICE_NAME = PRIMARY)))</w:t>
      </w:r>
    </w:p>
    <w:p w14:paraId="6F2E49D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DD4506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OK (10 msec)</w:t>
      </w:r>
    </w:p>
    <w:p w14:paraId="351CF3A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2BC3A04" w14:textId="0B3C49BF" w:rsidR="00EA72F1" w:rsidRPr="00EA72F1" w:rsidRDefault="003A1074" w:rsidP="003A1074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3A1074">
        <w:rPr>
          <w:rStyle w:val="HTMLTypewriter"/>
          <w:rFonts w:asciiTheme="minorHAnsi" w:hAnsiTheme="minorHAnsi"/>
          <w:bCs w:val="0"/>
          <w:noProof/>
          <w:sz w:val="24"/>
          <w:szCs w:val="24"/>
          <w:lang w:eastAsia="en-IN"/>
        </w:rPr>
        <w:lastRenderedPageBreak/>
        <w:drawing>
          <wp:inline distT="0" distB="0" distL="0" distR="0" wp14:anchorId="22E5EBCC" wp14:editId="7631C314">
            <wp:extent cx="6196965" cy="1189990"/>
            <wp:effectExtent l="0" t="0" r="0" b="0"/>
            <wp:docPr id="781287311" name="Picture 1" descr="A black background with many small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87311" name="Picture 1" descr="A black background with many small colored line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77F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EA8B6E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tnsping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standby</w:t>
      </w:r>
    </w:p>
    <w:p w14:paraId="297EF33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645AA0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9996E1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TNS Ping Utility for Linux: Version 19.3.0.0.0 - Production on 20-FEB-2019 16:26:23</w:t>
      </w:r>
    </w:p>
    <w:p w14:paraId="4E2253F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5FCB14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Copyright (c) 1997, 2016, Oracle.  All rights reserved.</w:t>
      </w:r>
    </w:p>
    <w:p w14:paraId="1A29DC9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3015B7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Used parameter files:</w:t>
      </w:r>
    </w:p>
    <w:p w14:paraId="761F85D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25DF16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/u01/app/oracle/product/19.3.0/dbhome_1/network/admin/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sqlnet.ora</w:t>
      </w:r>
      <w:proofErr w:type="spellEnd"/>
    </w:p>
    <w:p w14:paraId="02D63E88" w14:textId="77777777" w:rsidR="00EA72F1" w:rsidRPr="00EA72F1" w:rsidRDefault="00EA72F1" w:rsidP="003A1074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029972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Used TNSNAMES adapter to resolve the alias</w:t>
      </w:r>
    </w:p>
    <w:p w14:paraId="0697E83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CB56AD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Attempting to contact (DESCRIPTION =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TCP)(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HOST =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racdg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-scan)(PORT = ####)) (CONNECT_DATA = (SERVER = DEDICATED) (SERVICE_NAME = STANDBY)(UR=A)))</w:t>
      </w:r>
    </w:p>
    <w:p w14:paraId="26D1800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E2A051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OK (0 msec)</w:t>
      </w:r>
    </w:p>
    <w:p w14:paraId="3D11BD5D" w14:textId="23F16676" w:rsidR="00EA72F1" w:rsidRDefault="003A1074" w:rsidP="003A1074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3A1074">
        <w:rPr>
          <w:rStyle w:val="HTMLTypewriter"/>
          <w:rFonts w:asciiTheme="minorHAnsi" w:hAnsiTheme="minorHAnsi"/>
          <w:bCs w:val="0"/>
          <w:noProof/>
          <w:sz w:val="24"/>
          <w:szCs w:val="24"/>
          <w:lang w:eastAsia="en-IN"/>
        </w:rPr>
        <w:drawing>
          <wp:inline distT="0" distB="0" distL="0" distR="0" wp14:anchorId="7EF47AAE" wp14:editId="28CB879D">
            <wp:extent cx="6196965" cy="1220470"/>
            <wp:effectExtent l="0" t="0" r="0" b="0"/>
            <wp:docPr id="134161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132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B47D" w14:textId="77777777" w:rsidR="003A1074" w:rsidRPr="00EA72F1" w:rsidRDefault="003A1074" w:rsidP="003A1074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91E58F8" w14:textId="32338930" w:rsidR="00EA72F1" w:rsidRPr="00EA72F1" w:rsidRDefault="00EA72F1" w:rsidP="0025693A">
      <w:pPr>
        <w:pStyle w:val="L2-Heading2"/>
      </w:pPr>
      <w:bookmarkStart w:id="5" w:name="_Toc165456914"/>
      <w:r w:rsidRPr="00EA72F1">
        <w:rPr>
          <w:rStyle w:val="HTMLTypewriter"/>
          <w:rFonts w:asciiTheme="minorHAnsi" w:hAnsiTheme="minorHAnsi"/>
          <w:sz w:val="24"/>
          <w:szCs w:val="24"/>
        </w:rPr>
        <w:t>Standby Database Configuration</w:t>
      </w:r>
      <w:bookmarkEnd w:id="5"/>
      <w:ins w:id="6" w:author="Ganesh Velpula" w:date="2024-09-10T10:11:00Z" w16du:dateUtc="2024-09-10T04:41:00Z">
        <w:r w:rsidR="00132902">
          <w:rPr>
            <w:rStyle w:val="HTMLTypewriter"/>
            <w:rFonts w:asciiTheme="minorHAnsi" w:hAnsiTheme="minorHAnsi"/>
            <w:sz w:val="24"/>
            <w:szCs w:val="24"/>
          </w:rPr>
          <w:t xml:space="preserve">                </w:t>
        </w:r>
      </w:ins>
    </w:p>
    <w:p w14:paraId="1C482A64" w14:textId="77777777" w:rsidR="00EA72F1" w:rsidRPr="00EA72F1" w:rsidRDefault="00EA72F1" w:rsidP="00EA72F1">
      <w:pPr>
        <w:pStyle w:val="Paralistlevel1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Step 9: Set Standby Database Initialization Parameters</w:t>
      </w:r>
    </w:p>
    <w:p w14:paraId="178F0164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Configure standby database initialization parameters for synchronization with the primary.</w:t>
      </w:r>
    </w:p>
    <w:p w14:paraId="6435229B" w14:textId="77777777" w:rsidR="00EA72F1" w:rsidRPr="00EA72F1" w:rsidRDefault="00EA72F1" w:rsidP="00EA72F1">
      <w:pPr>
        <w:rPr>
          <w:rFonts w:asciiTheme="minorHAnsi" w:hAnsiTheme="minorHAnsi"/>
        </w:rPr>
      </w:pPr>
    </w:p>
    <w:p w14:paraId="657D86D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dbs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cat initSTANDBY1.ora</w:t>
      </w:r>
    </w:p>
    <w:p w14:paraId="1BAC0EC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2C096A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1._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_data_transfer_cache_size=0</w:t>
      </w:r>
    </w:p>
    <w:p w14:paraId="215F754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622257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1._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_db_cache_size=520093696</w:t>
      </w:r>
    </w:p>
    <w:p w14:paraId="4705154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90F5CE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1._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_inmemory_ext_roarea=0</w:t>
      </w:r>
    </w:p>
    <w:p w14:paraId="4D6CD92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3D3539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1._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_inmemory_ext_rwarea=0</w:t>
      </w:r>
    </w:p>
    <w:p w14:paraId="3D3B421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564467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1._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_java_pool_size=4194304</w:t>
      </w:r>
    </w:p>
    <w:p w14:paraId="12EF838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996363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1._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_large_pool_size=8388608</w:t>
      </w:r>
    </w:p>
    <w:p w14:paraId="62AA200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39BED7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1._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_oracle_base='/u01/app/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oracle'#ORACLE_BASE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set from environment</w:t>
      </w:r>
    </w:p>
    <w:p w14:paraId="7FF27D5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4BE936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1._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_pga_aggregate_target=301989888</w:t>
      </w:r>
    </w:p>
    <w:p w14:paraId="6E28829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326EE5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1._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_sga_target=905969664</w:t>
      </w:r>
    </w:p>
    <w:p w14:paraId="27915EE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EF1EC8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1._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_shared_io_pool_size=37748736</w:t>
      </w:r>
    </w:p>
    <w:p w14:paraId="720CBF0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E0864C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1._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_shared_pool_size=322961408</w:t>
      </w:r>
    </w:p>
    <w:p w14:paraId="530EF0D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F3A847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1._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_streams_pool_size=0</w:t>
      </w:r>
    </w:p>
    <w:p w14:paraId="02F93FC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F0F4CF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audit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_file_dest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='/u01/app/oracle/admin/STANDBY/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adump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'</w:t>
      </w:r>
    </w:p>
    <w:p w14:paraId="7907892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1247DB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audit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_trail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='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'</w:t>
      </w:r>
    </w:p>
    <w:p w14:paraId="5FF7E7A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47F4D3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cluster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_database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=false</w:t>
      </w:r>
    </w:p>
    <w:p w14:paraId="62C1CC0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*.compatible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='19.3.0'</w:t>
      </w:r>
    </w:p>
    <w:p w14:paraId="3FBD50A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CCD142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*.control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_files=’+DATA_DG/STANDBY/control01.ctl’,’+DATA_DG/STANDBY/control02.ctl’</w:t>
      </w:r>
    </w:p>
    <w:p w14:paraId="428A059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4043B6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db_block_size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=8192</w:t>
      </w:r>
    </w:p>
    <w:p w14:paraId="7167D34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7223EF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db_file_name_convert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='+DATA/PRIMARY','+DATA_DG/STANDBY'</w:t>
      </w:r>
    </w:p>
    <w:p w14:paraId="37D6454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22D5DF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db_name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='PRIMARY'</w:t>
      </w:r>
    </w:p>
    <w:p w14:paraId="117A68A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00EAB8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db_recovery_file_dest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='+DATA_DG'</w:t>
      </w:r>
    </w:p>
    <w:p w14:paraId="6DD775D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DCFC4F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db_recovery_file_dest_size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=8016m</w:t>
      </w:r>
    </w:p>
    <w:p w14:paraId="26C4234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D89414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db_unique_name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=’STANDBY’</w:t>
      </w:r>
    </w:p>
    <w:p w14:paraId="2599A09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1B1FD3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diagnostic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_dest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='/u01/app/oracle'</w:t>
      </w:r>
    </w:p>
    <w:p w14:paraId="744B402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5E9F67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*.dispatchers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='(PROTOCOL=TCP) (SERVICE=STANDBYXDB)'</w:t>
      </w:r>
    </w:p>
    <w:p w14:paraId="7BA0C6E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1FCB64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fal_client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='STANDBY'</w:t>
      </w:r>
    </w:p>
    <w:p w14:paraId="36E8F07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</w:p>
    <w:p w14:paraId="215F0EE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fal_server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='PRIMARY'</w:t>
      </w:r>
    </w:p>
    <w:p w14:paraId="56CB9AC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BFE46A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family:dw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_helper.instance_mode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='read-only'</w:t>
      </w:r>
    </w:p>
    <w:p w14:paraId="44E90D2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BAB13A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instance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_name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=’STANDBY1’</w:t>
      </w:r>
    </w:p>
    <w:p w14:paraId="2D1E7A4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546235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STANDBY1.instance_number=1</w:t>
      </w:r>
    </w:p>
    <w:p w14:paraId="6EC61B1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10934F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log_archive_config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='DG_CONFIG=(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PRIMARY,STANDBY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)'</w:t>
      </w:r>
    </w:p>
    <w:p w14:paraId="1940CC6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5EE76D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*.log_archive_dest_1='LOCATION=+DATA_DG VALID_FOR=(ALL_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LOGFILES,ALL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_ROLES) DB_UNIQUE_NAME=STANDBY'</w:t>
      </w:r>
    </w:p>
    <w:p w14:paraId="0852E84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</w:p>
    <w:p w14:paraId="6FA4FBF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*.log_archive_dest_2='SERVICE=PRIMARY LGWR ASYNC VALID_FOR=(ONLINE_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LOGFILES,PRIMARY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_ROLE) DB_UNIQUE_NAME=PRIMARY'</w:t>
      </w:r>
    </w:p>
    <w:p w14:paraId="2764658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</w:p>
    <w:p w14:paraId="51983B5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*.log_archive_dest_state_1='ENABLE'</w:t>
      </w:r>
    </w:p>
    <w:p w14:paraId="582A75F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</w:p>
    <w:p w14:paraId="6FFD59E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*.log_archive_dest_state_2='ENABLE'</w:t>
      </w:r>
    </w:p>
    <w:p w14:paraId="656DE6F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441ECC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log_archive_format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='%t_%s_%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r.dbf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'</w:t>
      </w:r>
    </w:p>
    <w:p w14:paraId="3025EC8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9EFED8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log_file_name_convert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='+DATA/PRIMARY','+DATA_DG/STANDBY'</w:t>
      </w:r>
    </w:p>
    <w:p w14:paraId="44774E5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0066A8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nls_language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='AMERICAN'</w:t>
      </w:r>
    </w:p>
    <w:p w14:paraId="01328D7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B6A242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nls_territory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='AMERICA'</w:t>
      </w:r>
    </w:p>
    <w:p w14:paraId="01FA247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456D4D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open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_cursors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=300</w:t>
      </w:r>
    </w:p>
    <w:p w14:paraId="422F52B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C854EA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pga_aggregate_target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=288m</w:t>
      </w:r>
    </w:p>
    <w:p w14:paraId="11277FD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3610C4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*.processes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=300</w:t>
      </w:r>
    </w:p>
    <w:p w14:paraId="2D2145E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08392A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remote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_listener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='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racdg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-scan:####'</w:t>
      </w:r>
    </w:p>
    <w:p w14:paraId="029DBB1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81EC0E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remote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_login_passwordfile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='exclusive'</w:t>
      </w:r>
    </w:p>
    <w:p w14:paraId="4EDB91E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sga_target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=864m</w:t>
      </w:r>
    </w:p>
    <w:p w14:paraId="5878FAA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43480D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*.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_file_management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='AUTO'</w:t>
      </w:r>
    </w:p>
    <w:p w14:paraId="5D3F2CA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BA0716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STANDBY1.thread=1</w:t>
      </w:r>
    </w:p>
    <w:p w14:paraId="352C91B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</w:p>
    <w:p w14:paraId="09DE933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STANDBY1.undo_tablespace='UNDOTBS1'</w:t>
      </w:r>
    </w:p>
    <w:p w14:paraId="12C0180E" w14:textId="77777777" w:rsidR="00EA72F1" w:rsidRPr="00EA72F1" w:rsidRDefault="00EA72F1" w:rsidP="00783FC3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E679438" w14:textId="77777777" w:rsidR="00EA72F1" w:rsidRPr="00EA72F1" w:rsidRDefault="00EA72F1" w:rsidP="00EA72F1">
      <w:pPr>
        <w:rPr>
          <w:rFonts w:asciiTheme="minorHAnsi" w:hAnsiTheme="minorHAnsi"/>
        </w:rPr>
      </w:pPr>
    </w:p>
    <w:p w14:paraId="16AE1EF5" w14:textId="77777777" w:rsidR="00EA72F1" w:rsidRPr="00EA72F1" w:rsidRDefault="00EA72F1" w:rsidP="00EA72F1">
      <w:pPr>
        <w:pStyle w:val="Paralistlevel1"/>
        <w:rPr>
          <w:rFonts w:asciiTheme="minorHAnsi" w:hAnsiTheme="minorHAnsi"/>
          <w:b w:val="0"/>
          <w:bCs w:val="0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Step 10: Create required directories on Standby</w:t>
      </w:r>
    </w:p>
    <w:p w14:paraId="30E66529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Create necessary directories on standby for file storage.</w:t>
      </w:r>
    </w:p>
    <w:p w14:paraId="11C3ACA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Fonts w:asciiTheme="minorHAnsi" w:hAnsiTheme="minorHAnsi"/>
          <w:sz w:val="24"/>
          <w:szCs w:val="24"/>
        </w:rPr>
      </w:pPr>
    </w:p>
    <w:p w14:paraId="1AC3B64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[oracle@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racdg1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mkdir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-p /u01/app/oracle/admin/STANDBY/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adump</w:t>
      </w:r>
      <w:proofErr w:type="spellEnd"/>
    </w:p>
    <w:p w14:paraId="61345DF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105B1F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Fonts w:asciiTheme="minorHAnsi" w:hAnsiTheme="minorHAnsi" w:cs="Courier New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[oracle@</w:t>
      </w: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racdg2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mkdir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-p /u01/app/oracle/admin/STANDBY/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adump</w:t>
      </w:r>
      <w:proofErr w:type="spellEnd"/>
    </w:p>
    <w:p w14:paraId="4288ED0E" w14:textId="77777777" w:rsidR="00EA72F1" w:rsidRPr="00EA72F1" w:rsidRDefault="00EA72F1" w:rsidP="00EA72F1">
      <w:pPr>
        <w:rPr>
          <w:rFonts w:asciiTheme="minorHAnsi" w:hAnsiTheme="minorHAnsi"/>
        </w:rPr>
      </w:pPr>
    </w:p>
    <w:p w14:paraId="19FAFEE4" w14:textId="77777777" w:rsidR="00EA72F1" w:rsidRPr="00EA72F1" w:rsidRDefault="00EA72F1" w:rsidP="00EA72F1">
      <w:pPr>
        <w:pStyle w:val="Paralistlevel1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 xml:space="preserve"> Step 11: Add below entry in ORATAB on Standby</w:t>
      </w:r>
    </w:p>
    <w:p w14:paraId="4D112B46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ORATAB entry is required for automatic database startup/shutdown.</w:t>
      </w:r>
    </w:p>
    <w:p w14:paraId="26B5E9F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Fonts w:asciiTheme="minorHAnsi" w:hAnsiTheme="minorHAnsi"/>
          <w:sz w:val="24"/>
          <w:szCs w:val="24"/>
        </w:rPr>
      </w:pPr>
    </w:p>
    <w:p w14:paraId="2BDE1BF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echo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02E303F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"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PRIMARY:/u01/app/oracle/product/19.3.0/dbhome_1:N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" &gt;&gt; 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etc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oratab</w:t>
      </w:r>
      <w:proofErr w:type="spellEnd"/>
    </w:p>
    <w:p w14:paraId="5A1C91B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50E278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echo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"STANDBY1:/u01/app/oracle/product/19.3.0/dbhome_1:N" &gt;&gt; 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etc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oratab</w:t>
      </w:r>
      <w:proofErr w:type="spellEnd"/>
    </w:p>
    <w:p w14:paraId="5B0ED93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3B083F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[oracle@racdg2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echo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"PRIMARY:/u01/app/oracle/product/19.3.0/dbhome_1:N" &gt;&gt; 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etc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oratab</w:t>
      </w:r>
      <w:proofErr w:type="spellEnd"/>
    </w:p>
    <w:p w14:paraId="05C2E11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042D53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[oracle@racdg2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echo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"STANDBY2:/u01/app/oracle/product/19.3.0/dbhome_1:N" &gt;&gt; 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etc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oratab</w:t>
      </w:r>
      <w:proofErr w:type="spellEnd"/>
    </w:p>
    <w:p w14:paraId="3EFAD4A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Fonts w:asciiTheme="minorHAnsi" w:hAnsiTheme="minorHAnsi" w:cs="Courier New"/>
          <w:bCs w:val="0"/>
          <w:sz w:val="24"/>
          <w:szCs w:val="24"/>
          <w:lang w:eastAsia="en-IN"/>
        </w:rPr>
      </w:pPr>
    </w:p>
    <w:p w14:paraId="37BE0369" w14:textId="77777777" w:rsidR="00EA72F1" w:rsidRPr="00EA72F1" w:rsidRDefault="00EA72F1" w:rsidP="00EA72F1">
      <w:pPr>
        <w:pStyle w:val="Paralistlevel1"/>
        <w:rPr>
          <w:rFonts w:asciiTheme="minorHAnsi" w:hAnsiTheme="minorHAnsi"/>
          <w:b w:val="0"/>
          <w:bCs w:val="0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 xml:space="preserve"> Step 12: Startup </w:t>
      </w:r>
      <w:proofErr w:type="spellStart"/>
      <w:r w:rsidRPr="00EA72F1">
        <w:rPr>
          <w:rFonts w:asciiTheme="minorHAnsi" w:hAnsiTheme="minorHAnsi"/>
          <w:sz w:val="24"/>
          <w:szCs w:val="24"/>
        </w:rPr>
        <w:t>nomount</w:t>
      </w:r>
      <w:proofErr w:type="spellEnd"/>
    </w:p>
    <w:p w14:paraId="0F9591B7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Start the standby database in NOMOUNT mode for further configuration.</w:t>
      </w:r>
    </w:p>
    <w:p w14:paraId="7803C04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Fonts w:asciiTheme="minorHAnsi" w:hAnsiTheme="minorHAnsi"/>
          <w:sz w:val="24"/>
          <w:szCs w:val="24"/>
        </w:rPr>
      </w:pPr>
    </w:p>
    <w:p w14:paraId="42F4DA8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startup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nomount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</w:t>
      </w:r>
    </w:p>
    <w:p w14:paraId="467072C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pfile='/u01/app/oracle/product/19.3.0/dbhome_1/dbs/initSTANDBY1.ora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';</w:t>
      </w:r>
      <w:proofErr w:type="gramEnd"/>
    </w:p>
    <w:p w14:paraId="62F091F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21D723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ORACLE instance started.</w:t>
      </w:r>
    </w:p>
    <w:p w14:paraId="7EB4C4D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7F0196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Total System Global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Area  905969664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bytes</w:t>
      </w:r>
    </w:p>
    <w:p w14:paraId="510CB37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F4E4EC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Fixed Size                  8627008 bytes</w:t>
      </w:r>
    </w:p>
    <w:p w14:paraId="2A30DAA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F40C82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Variable Size             348130496 bytes</w:t>
      </w:r>
    </w:p>
    <w:p w14:paraId="634C573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2B9BB6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Database Buffers          545259520 bytes</w:t>
      </w:r>
    </w:p>
    <w:p w14:paraId="2A575EF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4E42AC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Redo Buffers                3952640 bytes</w:t>
      </w:r>
    </w:p>
    <w:p w14:paraId="704A632B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933CD73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54C6B0F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1F93238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930972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3B298BB" w14:textId="77777777" w:rsidR="00EA72F1" w:rsidRPr="00EA72F1" w:rsidRDefault="00EA72F1" w:rsidP="00EA72F1">
      <w:pPr>
        <w:rPr>
          <w:rFonts w:asciiTheme="minorHAnsi" w:hAnsiTheme="minorHAnsi"/>
        </w:rPr>
      </w:pPr>
    </w:p>
    <w:p w14:paraId="359A18D3" w14:textId="77777777" w:rsidR="00EA72F1" w:rsidRPr="00EA72F1" w:rsidRDefault="00EA72F1" w:rsidP="00EA72F1">
      <w:pPr>
        <w:pStyle w:val="Paralistlevel1"/>
        <w:rPr>
          <w:rFonts w:asciiTheme="minorHAnsi" w:hAnsiTheme="minorHAnsi"/>
          <w:b w:val="0"/>
          <w:bCs w:val="0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 xml:space="preserve"> Step 13: Configure LISTENER Entries on Standby</w:t>
      </w:r>
    </w:p>
    <w:p w14:paraId="73B716CA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Configure listener entries on standby to facilitate communication with the primary.</w:t>
      </w:r>
    </w:p>
    <w:p w14:paraId="51F22FCE" w14:textId="77777777" w:rsidR="00EA72F1" w:rsidRPr="00EA72F1" w:rsidRDefault="00EA72F1" w:rsidP="00EA72F1">
      <w:pPr>
        <w:rPr>
          <w:rFonts w:asciiTheme="minorHAnsi" w:hAnsiTheme="minorHAnsi"/>
        </w:rPr>
      </w:pPr>
    </w:p>
    <w:p w14:paraId="5320C561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ps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-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ef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| grep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tns</w:t>
      </w:r>
      <w:proofErr w:type="spellEnd"/>
    </w:p>
    <w:p w14:paraId="5A3F8589" w14:textId="77777777" w:rsidR="008B7157" w:rsidRPr="00EA72F1" w:rsidRDefault="008B7157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</w:p>
    <w:p w14:paraId="1DE0DAF9" w14:textId="6F3B1049" w:rsidR="00EA72F1" w:rsidRDefault="00E75D81" w:rsidP="00E75D81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75D81">
        <w:rPr>
          <w:rStyle w:val="HTMLTypewriter"/>
          <w:rFonts w:asciiTheme="minorHAnsi" w:hAnsiTheme="minorHAnsi"/>
          <w:bCs w:val="0"/>
          <w:noProof/>
          <w:sz w:val="24"/>
          <w:szCs w:val="24"/>
          <w:lang w:eastAsia="en-IN"/>
        </w:rPr>
        <w:drawing>
          <wp:inline distT="0" distB="0" distL="0" distR="0" wp14:anchorId="47ECA73F" wp14:editId="1B765B7B">
            <wp:extent cx="6196965" cy="814070"/>
            <wp:effectExtent l="0" t="0" r="0" b="5080"/>
            <wp:docPr id="106677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743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38B3" w14:textId="77777777" w:rsidR="00E75D81" w:rsidRPr="00EA72F1" w:rsidRDefault="00E75D81" w:rsidP="00E75D81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63D4F7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[grid@racdg1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lsnrctl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status LISTENER</w:t>
      </w:r>
    </w:p>
    <w:p w14:paraId="091F176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8D1653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LSNRCTL for Linux: Version 19.3.0.0.0 - Production on 23-FEB-2019 23:55:46</w:t>
      </w:r>
    </w:p>
    <w:p w14:paraId="6425D66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A9F60A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Copyright (c) 1991, 2016, Oracle.  All rights reserved.</w:t>
      </w:r>
    </w:p>
    <w:p w14:paraId="6F4B865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F6E714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Connecting to (DESCRIPTION=(ADDRESS=(PROTOCOL=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KEY=LISTENER)))</w:t>
      </w:r>
    </w:p>
    <w:p w14:paraId="0AFBB1F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4E6308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STATUS of the LISTENER</w:t>
      </w:r>
    </w:p>
    <w:p w14:paraId="3DE0C44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2D6767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------------------------</w:t>
      </w:r>
    </w:p>
    <w:p w14:paraId="288A8BB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61DD97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Alias                     LISTENER</w:t>
      </w:r>
    </w:p>
    <w:p w14:paraId="222BC39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Version                   TNSLSNR for Linux: Version 19.3.0.0.0 - Production</w:t>
      </w:r>
    </w:p>
    <w:p w14:paraId="03FAE47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B1AE7E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Start Date                23-FEB-2019 12:52:44</w:t>
      </w:r>
    </w:p>
    <w:p w14:paraId="623F070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6FE1C7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Uptime                    0 days 11 hr. 3 min. 2 sec</w:t>
      </w:r>
    </w:p>
    <w:p w14:paraId="7D96070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F98413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Trace Level               off</w:t>
      </w:r>
    </w:p>
    <w:p w14:paraId="0F0A416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77CF53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Security                  ON: Local OS Authentication</w:t>
      </w:r>
    </w:p>
    <w:p w14:paraId="2FD7700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6F0C55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SNMP                      OFF</w:t>
      </w:r>
    </w:p>
    <w:p w14:paraId="0DCF281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F41EED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 Parameter File   /u01/app/19.3.0/grid/network/admin/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listener.ora</w:t>
      </w:r>
      <w:proofErr w:type="spellEnd"/>
    </w:p>
    <w:p w14:paraId="7F75A5C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F66533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 Log File         /u01/app/grid/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diag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/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tnslsnr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/racdg1/listener/alert/log.xml</w:t>
      </w:r>
    </w:p>
    <w:p w14:paraId="7392F8D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86108C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Listening Endpoints Summary...</w:t>
      </w:r>
    </w:p>
    <w:p w14:paraId="6D9993E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7CAE85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(DESCRIPTION=(ADDRESS=(PROTOCOL=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KEY=LISTENER)))</w:t>
      </w:r>
    </w:p>
    <w:p w14:paraId="7E3F53A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E78FA8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(DESCRIPTION=(ADDRESS=(PROTOCOL=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tcp)(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HOST=###.###.#.###)(PORT=####)))</w:t>
      </w:r>
    </w:p>
    <w:p w14:paraId="62308E6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BD49C9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lastRenderedPageBreak/>
        <w:t xml:space="preserve">  (DESCRIPTION=(ADDRESS=(PROTOCOL=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tcp)(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HOST=###.###.#.###)(PORT=####)))</w:t>
      </w:r>
    </w:p>
    <w:p w14:paraId="268891D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04FD37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Services Summary...</w:t>
      </w:r>
    </w:p>
    <w:p w14:paraId="7170B82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C5578E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Service "+ASM" has 1 instance(s).</w:t>
      </w:r>
    </w:p>
    <w:p w14:paraId="460CDDF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76ABF33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Instance "+ASM1", status READY, has 1 handler(s) for this service...</w:t>
      </w:r>
    </w:p>
    <w:p w14:paraId="3D9F794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9FD487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Service "+ASM_DATA" has 1 instance(s).</w:t>
      </w:r>
    </w:p>
    <w:p w14:paraId="74D2516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438AAC0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Instance "+ASM1", status READY, has 1 handler(s) for this service...</w:t>
      </w:r>
    </w:p>
    <w:p w14:paraId="39F62B8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3F0F9F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Service "+ASM_DATA_DG" has 1 instance(s).</w:t>
      </w:r>
    </w:p>
    <w:p w14:paraId="3EB15DD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</w:t>
      </w:r>
    </w:p>
    <w:p w14:paraId="356A631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Instance "+ASM1", status READY, has 1 handler(s) for this service...</w:t>
      </w:r>
    </w:p>
    <w:p w14:paraId="4D683C9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2E9B23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Service "STANDBY" has 1 instance(s).</w:t>
      </w:r>
    </w:p>
    <w:p w14:paraId="4A66D2C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</w:t>
      </w:r>
    </w:p>
    <w:p w14:paraId="65B009B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Instance "STANDBY1", status UNKNOWN, has 1 handler(s) for this service...</w:t>
      </w:r>
    </w:p>
    <w:p w14:paraId="2D72400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DD6AD47" w14:textId="32369E94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The command completed successfully</w:t>
      </w:r>
    </w:p>
    <w:p w14:paraId="1FC238A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9048A4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E38B7C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[grid@racdg1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cat </w:t>
      </w:r>
    </w:p>
    <w:p w14:paraId="20F02BB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/u01/app/19.3.0/grid/network/admin/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listener.ora</w:t>
      </w:r>
      <w:proofErr w:type="spellEnd"/>
    </w:p>
    <w:p w14:paraId="38CA933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E7F004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#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listener.ora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Network Configuration File: /u01/app/19.3.0/grid/network/admin/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listener.ora</w:t>
      </w:r>
      <w:proofErr w:type="spellEnd"/>
    </w:p>
    <w:p w14:paraId="793B307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EBFECD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# Generated by Oracle configuration tools.</w:t>
      </w:r>
    </w:p>
    <w:p w14:paraId="53ED242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B90F3B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ENABLE_GLOBAL_DYNAMIC_ENDPOINT_LISTENER_SCAN3 = ON</w:t>
      </w:r>
    </w:p>
    <w:p w14:paraId="12E27D8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5F5CFC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ENABLE_GLOBAL_DYNAMIC_ENDPOINT_LISTENER_SCAN2 = ON</w:t>
      </w:r>
    </w:p>
    <w:p w14:paraId="122FC55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DB1F36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ENABLE_GLOBAL_DYNAMIC_ENDPOINT_LISTENER_SCAN1 = ON</w:t>
      </w:r>
    </w:p>
    <w:p w14:paraId="3ED429C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C53DCA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VALID_NODE_CHECKING_REGISTRATION_LISTENER_SCAN3 = OFF</w:t>
      </w:r>
    </w:p>
    <w:p w14:paraId="684514A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D368C8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VALID_NODE_CHECKING_REGISTRATION_LISTENER_SCAN2 = OFF</w:t>
      </w:r>
    </w:p>
    <w:p w14:paraId="70B92D6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B0F513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SID_LIST_LISTENER =</w:t>
      </w:r>
    </w:p>
    <w:p w14:paraId="65AA5BA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</w:p>
    <w:p w14:paraId="538AFED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(SID_LIST =</w:t>
      </w:r>
    </w:p>
    <w:p w14:paraId="1660656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  </w:t>
      </w:r>
    </w:p>
    <w:p w14:paraId="0B1E5F8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(SID_DESC =</w:t>
      </w:r>
    </w:p>
    <w:p w14:paraId="2743B2B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</w:p>
    <w:p w14:paraId="6B2B9C7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    (GLOBAL_DBNAME = STANDBY)</w:t>
      </w:r>
    </w:p>
    <w:p w14:paraId="031EBC2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    </w:t>
      </w:r>
    </w:p>
    <w:p w14:paraId="4D25EBA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(ORACLE_HOME = /u01/app/oracle/product/19.3.0/dbhome_1)</w:t>
      </w:r>
    </w:p>
    <w:p w14:paraId="42CF4A2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   </w:t>
      </w:r>
    </w:p>
    <w:p w14:paraId="255D9AA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(SID_NAME = STANDBY)</w:t>
      </w:r>
    </w:p>
    <w:p w14:paraId="1301FD1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</w:t>
      </w:r>
    </w:p>
    <w:p w14:paraId="4E58073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 )</w:t>
      </w:r>
    </w:p>
    <w:p w14:paraId="2219C65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</w:t>
      </w:r>
    </w:p>
    <w:p w14:paraId="51DAA6A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)</w:t>
      </w:r>
    </w:p>
    <w:p w14:paraId="4C387DE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E43F9D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VALID_NODE_CHECKING_REGISTRATION_LISTENER_SCAN1 = OFF</w:t>
      </w:r>
    </w:p>
    <w:p w14:paraId="00D37F0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CBDCB1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VALID_NODE_CHECKING_REGISTRATION_ASMNET1LSNR_ASM = SUBNET</w:t>
      </w:r>
    </w:p>
    <w:p w14:paraId="282457F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54F8FA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ASMNET1LSNR_ASM =</w:t>
      </w:r>
    </w:p>
    <w:p w14:paraId="2846A2E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38E367D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(DESCRIPTION =</w:t>
      </w:r>
    </w:p>
    <w:p w14:paraId="071324E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</w:t>
      </w:r>
    </w:p>
    <w:p w14:paraId="047B998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 = ASMNET1LSNR_ASM))</w:t>
      </w:r>
    </w:p>
    <w:p w14:paraId="14BE4B5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635D9E1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)</w:t>
      </w:r>
    </w:p>
    <w:p w14:paraId="19862BB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926" w:hanging="36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B4741F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7BAE66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VALID_NODE_CHECKING_REGISTRATION_LISTENER = SUBNET</w:t>
      </w:r>
    </w:p>
    <w:p w14:paraId="28256A9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E77CC2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 =</w:t>
      </w:r>
    </w:p>
    <w:p w14:paraId="14E0843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043DB9E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(DESCRIPTION =</w:t>
      </w:r>
    </w:p>
    <w:p w14:paraId="4F10BC8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</w:t>
      </w:r>
    </w:p>
    <w:p w14:paraId="501DBEC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 = LISTENER))</w:t>
      </w:r>
    </w:p>
    <w:p w14:paraId="202C4DB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5EAEC15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)</w:t>
      </w:r>
    </w:p>
    <w:p w14:paraId="713B3E1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8C9769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ADR_BASE_LISTENER = /u01/app/grid</w:t>
      </w:r>
    </w:p>
    <w:p w14:paraId="33D6180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7639FD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ENABLE_GLOBAL_DYNAMIC_ENDPOINT_ASMNET1LSNR_ASM = ON</w:t>
      </w:r>
    </w:p>
    <w:p w14:paraId="03F83E9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586233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ENABLE_GLOBAL_DYNAMIC_ENDPOINT_LISTENER = ON</w:t>
      </w:r>
    </w:p>
    <w:p w14:paraId="6602A2B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E29323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ADR_BASE_ASMNET1LSNR_ASM = /u01/app/grid</w:t>
      </w:r>
    </w:p>
    <w:p w14:paraId="5D78BC8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BE6531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LISTENER_SCAN3 =</w:t>
      </w:r>
    </w:p>
    <w:p w14:paraId="4E0FCDA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</w:t>
      </w:r>
    </w:p>
    <w:p w14:paraId="4F51C0E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(DESCRIPTION =</w:t>
      </w:r>
    </w:p>
    <w:p w14:paraId="0E626F6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</w:t>
      </w:r>
    </w:p>
    <w:p w14:paraId="71599F0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lastRenderedPageBreak/>
        <w:t xml:space="preserve">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 = LISTENER_SCAN3))</w:t>
      </w:r>
    </w:p>
    <w:p w14:paraId="1637E2F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790AA90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)</w:t>
      </w:r>
    </w:p>
    <w:p w14:paraId="2903F53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7E43B3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LISTENER_SCAN2 =</w:t>
      </w:r>
    </w:p>
    <w:p w14:paraId="29C18CB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</w:t>
      </w:r>
    </w:p>
    <w:p w14:paraId="013F53F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(DESCRIPTION =</w:t>
      </w:r>
    </w:p>
    <w:p w14:paraId="7585199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</w:t>
      </w:r>
    </w:p>
    <w:p w14:paraId="0E34E26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 = LISTENER_SCAN2))</w:t>
      </w:r>
    </w:p>
    <w:p w14:paraId="1DDD346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4A2FF76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)</w:t>
      </w:r>
    </w:p>
    <w:p w14:paraId="2D324BA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D8C684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ADR_BASE_LISTENER_SCAN3 = /u01/app/grid</w:t>
      </w:r>
    </w:p>
    <w:p w14:paraId="0E8A6C1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F61ED5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LISTENER_SCAN1 =</w:t>
      </w:r>
    </w:p>
    <w:p w14:paraId="1ADB494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</w:t>
      </w:r>
    </w:p>
    <w:p w14:paraId="6995CE8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(DESCRIPTION =</w:t>
      </w:r>
    </w:p>
    <w:p w14:paraId="3320E65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</w:t>
      </w:r>
    </w:p>
    <w:p w14:paraId="103059A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 = LISTENER_SCAN1))</w:t>
      </w:r>
    </w:p>
    <w:p w14:paraId="29EC96F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746945A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)</w:t>
      </w:r>
    </w:p>
    <w:p w14:paraId="05A1ADB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6916F1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ADR_BASE_LISTENER_SCAN2 = /u01/app/grid</w:t>
      </w:r>
    </w:p>
    <w:p w14:paraId="345F8EA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0EFCF6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ADR_BASE_LISTENER_SCAN1 = /u01/app/grid</w:t>
      </w:r>
    </w:p>
    <w:p w14:paraId="1AF50B4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5BF2AC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1D877F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[grid@racdg1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</w:p>
    <w:p w14:paraId="787F4BF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69251F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[grid@</w:t>
      </w: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racdg2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admin]$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cat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listener.ora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&lt;--- 2nd of standby</w:t>
      </w:r>
    </w:p>
    <w:p w14:paraId="7660628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AAFB18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LISTENER_SCAN2=(DESCRIPTION=(ADDRESS_LIST=(ADDRESS=(PROTOCOL=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KEY=LISTENER_SCAN2))))                # line added by Agent</w:t>
      </w:r>
    </w:p>
    <w:p w14:paraId="713B3B2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859F5B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LISTENER_SCAN3=(DESCRIPTION=(ADDRESS_LIST=(ADDRESS=(PROTOCOL=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KEY=LISTENER_SCAN3))))                # line added by Agent</w:t>
      </w:r>
    </w:p>
    <w:p w14:paraId="7E34CC6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A9200C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LISTENER_SCAN1=(DESCRIPTION=(ADDRESS_LIST=(ADDRESS=(PROTOCOL=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KEY=LISTENER_SCAN1))))                # line added by Agent</w:t>
      </w:r>
    </w:p>
    <w:p w14:paraId="5E34B43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6F2D80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#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listener.ora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Network Configuration File: /u01/app/19.3.0/grid/network/admin/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listener.ora</w:t>
      </w:r>
      <w:proofErr w:type="spellEnd"/>
    </w:p>
    <w:p w14:paraId="4D5779C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FE6FE2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# Generated by Oracle configuration tools.</w:t>
      </w:r>
    </w:p>
    <w:p w14:paraId="4BB1604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EC8826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VALID_NODE_CHECKING_REGISTRATION_ASMNET1LSNR_ASM = SUBNET</w:t>
      </w:r>
    </w:p>
    <w:p w14:paraId="1D3E884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2FDBDF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ASMNET1LSNR_ASM =</w:t>
      </w:r>
    </w:p>
    <w:p w14:paraId="5B6D87D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14013E8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(DESCRIPTION =</w:t>
      </w:r>
    </w:p>
    <w:p w14:paraId="0EC81EA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</w:t>
      </w:r>
    </w:p>
    <w:p w14:paraId="2E4CB83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(ADDRESS_LIST =</w:t>
      </w:r>
    </w:p>
    <w:p w14:paraId="5043339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</w:t>
      </w:r>
    </w:p>
    <w:p w14:paraId="3D1F61D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 = ASMNET1LSNR_ASM))</w:t>
      </w:r>
    </w:p>
    <w:p w14:paraId="77F8D56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</w:t>
      </w:r>
    </w:p>
    <w:p w14:paraId="201FFD5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)</w:t>
      </w:r>
    </w:p>
    <w:p w14:paraId="0647483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77AAAD7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)</w:t>
      </w:r>
    </w:p>
    <w:p w14:paraId="69CC8FC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7B3D8D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VALID_NODE_CHECKING_REGISTRATION_LISTENER = SUBNET</w:t>
      </w:r>
    </w:p>
    <w:p w14:paraId="7993C33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4B51DE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LISTENER =</w:t>
      </w:r>
    </w:p>
    <w:p w14:paraId="2347EED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19A1BCF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(DESCRIPTION =</w:t>
      </w:r>
    </w:p>
    <w:p w14:paraId="6CDB1EE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D3E6A1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(ADDRESS_LIST =</w:t>
      </w:r>
    </w:p>
    <w:p w14:paraId="4E783E0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5F09EA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IPC)(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KEY = LISTENER))</w:t>
      </w:r>
    </w:p>
    <w:p w14:paraId="2B03867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14B8C8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)</w:t>
      </w:r>
    </w:p>
    <w:p w14:paraId="0A5B017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053233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)</w:t>
      </w:r>
    </w:p>
    <w:p w14:paraId="7079F22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14BBCD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ENABLE_GLOBAL_DYNAMIC_ENDPOINT_ASMNET1LSNR_ASM = ON</w:t>
      </w:r>
    </w:p>
    <w:p w14:paraId="2197D1D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859906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ENABLE_GLOBAL_DYNAMIC_ENDPOINT_LISTENER = ON</w:t>
      </w:r>
    </w:p>
    <w:p w14:paraId="7F067A5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690462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ENABLE_GLOBAL_DYNAMIC_ENDPOINT_LISTENER_SCAN1=ON                # line added by Agent</w:t>
      </w:r>
    </w:p>
    <w:p w14:paraId="57E02B6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DEDAAB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VALID_NODE_CHECKING_REGISTRATION_LISTENER_SCAN1=OFF             # line added by Agent</w:t>
      </w:r>
    </w:p>
    <w:p w14:paraId="31BC07D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5850A7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REGISTRATION_INVITED_NODES_LISTENER_SCAN1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)            # line added by Agent</w:t>
      </w:r>
    </w:p>
    <w:p w14:paraId="2BEF1E6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F6EC8A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REGISTRATION_INVITED_NODES_LISTENER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=(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)          # line added by Agent</w:t>
      </w:r>
    </w:p>
    <w:p w14:paraId="2813DFE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ENABLE_GLOBAL_DYNAMIC_ENDPOINT_LISTENER_SCAN3=ON                # line added by Agent</w:t>
      </w:r>
    </w:p>
    <w:p w14:paraId="1D8217E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2DB06F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VALID_NODE_CHECKING_REGISTRATION_LISTENER_SCAN3=OFF             # line added by Agent</w:t>
      </w:r>
    </w:p>
    <w:p w14:paraId="47A68DE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B9F2A9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lastRenderedPageBreak/>
        <w:t>ENABLE_GLOBAL_DYNAMIC_ENDPOINT_LISTENER_SCAN2=ON                # line added by Agent</w:t>
      </w:r>
    </w:p>
    <w:p w14:paraId="0431C1D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3E7216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VALID_NODE_CHECKING_REGISTRATION_LISTENER_SCAN2=OFF             # line added by Agent</w:t>
      </w:r>
    </w:p>
    <w:p w14:paraId="54F9A91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8D8991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[grid@racdg2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admin]$</w:t>
      </w:r>
      <w:proofErr w:type="gramEnd"/>
    </w:p>
    <w:p w14:paraId="7875067A" w14:textId="77777777" w:rsidR="00EA72F1" w:rsidRPr="00EA72F1" w:rsidRDefault="00EA72F1" w:rsidP="00EA72F1">
      <w:pPr>
        <w:rPr>
          <w:rFonts w:asciiTheme="minorHAnsi" w:hAnsiTheme="minorHAnsi"/>
        </w:rPr>
      </w:pPr>
    </w:p>
    <w:p w14:paraId="3C866657" w14:textId="77777777" w:rsidR="00EA72F1" w:rsidRPr="00EA72F1" w:rsidRDefault="00EA72F1" w:rsidP="00EA72F1">
      <w:pPr>
        <w:pStyle w:val="Paralistlevel1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Step 14: Configure TNS Entries on Standby</w:t>
      </w:r>
    </w:p>
    <w:p w14:paraId="0B10E05D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Set up TNS entries on standby for connectivity with the primary.</w:t>
      </w:r>
    </w:p>
    <w:p w14:paraId="217C1193" w14:textId="77777777" w:rsidR="00EA72F1" w:rsidRPr="00EA72F1" w:rsidRDefault="00EA72F1" w:rsidP="00EA72F1">
      <w:pPr>
        <w:rPr>
          <w:rFonts w:asciiTheme="minorHAnsi" w:hAnsiTheme="minorHAnsi"/>
        </w:rPr>
      </w:pPr>
    </w:p>
    <w:p w14:paraId="2FBAFA5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[oracle@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racdg1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admin]$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cat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tnsnames.ora</w:t>
      </w:r>
      <w:proofErr w:type="spellEnd"/>
    </w:p>
    <w:p w14:paraId="3321949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#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tnsnames.ora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Network Configuration File: /u01/app/oracle/product/19.3.0/dbhome_1/network/admin/tnsnames.ora</w:t>
      </w:r>
    </w:p>
    <w:p w14:paraId="2A4E7AA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FC39CE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# Generated by Oracle configuration tools.</w:t>
      </w:r>
    </w:p>
    <w:p w14:paraId="2E66192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DE0274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PRIMARY =</w:t>
      </w:r>
    </w:p>
    <w:p w14:paraId="3B50233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</w:t>
      </w:r>
    </w:p>
    <w:p w14:paraId="0C63CCF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(DESCRIPTION =</w:t>
      </w:r>
    </w:p>
    <w:p w14:paraId="6BBA433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3B0A27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TCP)(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HOST =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rac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-scan)(PORT = ####))</w:t>
      </w:r>
    </w:p>
    <w:p w14:paraId="0A5680A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3919DE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(CONNECT_DATA =</w:t>
      </w:r>
    </w:p>
    <w:p w14:paraId="74641CC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FB016E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(SERVER = DEDICATED)</w:t>
      </w:r>
    </w:p>
    <w:p w14:paraId="616B0F8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340958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(SERVICE_NAME = PRIMARY)</w:t>
      </w:r>
    </w:p>
    <w:p w14:paraId="3FB6095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590C3D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)</w:t>
      </w:r>
    </w:p>
    <w:p w14:paraId="5DB4FCC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351F53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)</w:t>
      </w:r>
    </w:p>
    <w:p w14:paraId="7A39558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492593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 =</w:t>
      </w:r>
    </w:p>
    <w:p w14:paraId="7D75364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14AFE41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(DESCRIPTION =</w:t>
      </w:r>
    </w:p>
    <w:p w14:paraId="3ACEE78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E9417D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TCP)(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HOST =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racdg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-scan)(PORT = ####))</w:t>
      </w:r>
    </w:p>
    <w:p w14:paraId="0263034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B8247F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(CONNECT_DATA =</w:t>
      </w:r>
    </w:p>
    <w:p w14:paraId="400E870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85FC56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(SERVER = DEDICATED)</w:t>
      </w:r>
    </w:p>
    <w:p w14:paraId="5D25E04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11A036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(SERVICE_NAME = STANDBY) (UR=A)</w:t>
      </w:r>
    </w:p>
    <w:p w14:paraId="2E01205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C42A3F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)</w:t>
      </w:r>
    </w:p>
    <w:p w14:paraId="239905F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0866FE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)</w:t>
      </w:r>
    </w:p>
    <w:p w14:paraId="0080D4D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9719AE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650CAF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admin]$</w:t>
      </w:r>
      <w:proofErr w:type="gramEnd"/>
    </w:p>
    <w:p w14:paraId="24864CE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F40189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[oracle@</w:t>
      </w: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racdg2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admin]$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cat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tnsnames.ora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&lt;--- 2nd node of Standby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</w:p>
    <w:p w14:paraId="68FC7CA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#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tnsnames.ora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Network Configuration File: /u01/app/oracle/product/19.3.0/dbhome_1/network/admin/tnsnames.ora</w:t>
      </w:r>
    </w:p>
    <w:p w14:paraId="3946C8B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B8E06B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# Generated by Oracle configuration tools.</w:t>
      </w:r>
    </w:p>
    <w:p w14:paraId="42A4813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BFDA94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PRIMARY =</w:t>
      </w:r>
    </w:p>
    <w:p w14:paraId="0D54705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B65DDF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(DESCRIPTION =</w:t>
      </w:r>
    </w:p>
    <w:p w14:paraId="0E01475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219A83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TCP)(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HOST =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rac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-scan)(PORT = ####))</w:t>
      </w:r>
    </w:p>
    <w:p w14:paraId="0D5661B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5EFF51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(CONNECT_DATA =</w:t>
      </w:r>
    </w:p>
    <w:p w14:paraId="21992E2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C8C184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(SERVER = DEDICATED)</w:t>
      </w:r>
    </w:p>
    <w:p w14:paraId="758C700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7B194C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(SERVICE_NAME = PRIMARY)</w:t>
      </w:r>
    </w:p>
    <w:p w14:paraId="62A57BF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191C59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)</w:t>
      </w:r>
    </w:p>
    <w:p w14:paraId="50560C4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0227C4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)</w:t>
      </w:r>
    </w:p>
    <w:p w14:paraId="1607803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8CED3E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1A47D3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 =</w:t>
      </w:r>
    </w:p>
    <w:p w14:paraId="4E65871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7FB856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(DESCRIPTION =</w:t>
      </w:r>
    </w:p>
    <w:p w14:paraId="773954F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D7CBF4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(ADDRESS = (PROTOCOL =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TCP)(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HOST =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racdg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-scan)(PORT = ####))</w:t>
      </w:r>
    </w:p>
    <w:p w14:paraId="65C2C7E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C7BE34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(CONNECT_DATA =</w:t>
      </w:r>
    </w:p>
    <w:p w14:paraId="37CAE60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DE735B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(SERVER = DEDICATED)</w:t>
      </w:r>
    </w:p>
    <w:p w14:paraId="2A05916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2A77B6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(SERVICE_NAME = STANDBY) (UR=A)</w:t>
      </w:r>
    </w:p>
    <w:p w14:paraId="5E34E7B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EAB440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)</w:t>
      </w:r>
    </w:p>
    <w:p w14:paraId="7B5CCE5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265336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)</w:t>
      </w:r>
    </w:p>
    <w:p w14:paraId="6F72C99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1AD974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B905EF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lastRenderedPageBreak/>
        <w:t xml:space="preserve">[oracle@racdg2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admin]$</w:t>
      </w:r>
      <w:proofErr w:type="gramEnd"/>
    </w:p>
    <w:p w14:paraId="0C983F71" w14:textId="77777777" w:rsidR="00EA72F1" w:rsidRPr="00EA72F1" w:rsidRDefault="00EA72F1" w:rsidP="00EA72F1">
      <w:pPr>
        <w:rPr>
          <w:rFonts w:asciiTheme="minorHAnsi" w:hAnsiTheme="minorHAnsi"/>
        </w:rPr>
      </w:pPr>
    </w:p>
    <w:p w14:paraId="47C68261" w14:textId="77777777" w:rsidR="00EA72F1" w:rsidRPr="00EA72F1" w:rsidRDefault="00EA72F1" w:rsidP="00EA72F1">
      <w:pPr>
        <w:rPr>
          <w:rFonts w:asciiTheme="minorHAnsi" w:hAnsiTheme="minorHAnsi"/>
        </w:rPr>
      </w:pPr>
    </w:p>
    <w:p w14:paraId="2584A326" w14:textId="77777777" w:rsidR="00EA72F1" w:rsidRPr="00EA72F1" w:rsidRDefault="00EA72F1" w:rsidP="00EA72F1">
      <w:pPr>
        <w:pStyle w:val="Paralistlevel1"/>
        <w:rPr>
          <w:rFonts w:asciiTheme="minorHAnsi" w:hAnsiTheme="minorHAnsi"/>
          <w:b w:val="0"/>
          <w:bCs w:val="0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 xml:space="preserve"> Step 15: Verify TNS connectivity</w:t>
      </w:r>
    </w:p>
    <w:p w14:paraId="6C73AF76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Ensure TNS connectivity between the primary and standby databases.</w:t>
      </w:r>
    </w:p>
    <w:p w14:paraId="2D1F26B9" w14:textId="77777777" w:rsidR="00EA72F1" w:rsidRPr="00EA72F1" w:rsidRDefault="00EA72F1" w:rsidP="00EA72F1">
      <w:pPr>
        <w:rPr>
          <w:rFonts w:asciiTheme="minorHAnsi" w:hAnsiTheme="minorHAnsi"/>
        </w:rPr>
      </w:pPr>
    </w:p>
    <w:p w14:paraId="1F1D4D9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/>
          <w:sz w:val="24"/>
          <w:szCs w:val="24"/>
          <w:lang w:eastAsia="en-IN"/>
        </w:rPr>
        <w:t>On Primary</w:t>
      </w:r>
    </w:p>
    <w:p w14:paraId="42357CA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8FC0FB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sqlplus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sys/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sys@primary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as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sysdba</w:t>
      </w:r>
      <w:proofErr w:type="spellEnd"/>
    </w:p>
    <w:p w14:paraId="18F40C1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581A18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SQL*Plus: Release 19.3.0.0.0 Production on Wed Feb 20 16:28:46 2019</w:t>
      </w:r>
    </w:p>
    <w:p w14:paraId="391FA97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C398989" w14:textId="4226AE65" w:rsidR="00EA72F1" w:rsidRPr="00EA72F1" w:rsidRDefault="00EA72F1" w:rsidP="009D1600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Copyright (c) 1982, 2016, Oracle.  All rights reserved.</w:t>
      </w:r>
    </w:p>
    <w:p w14:paraId="065E2BE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Connected to:</w:t>
      </w:r>
    </w:p>
    <w:p w14:paraId="65C8172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Oracle Database 12c Enterprise Edition Release 19.3.0.0.0 - 64bit Production</w:t>
      </w:r>
    </w:p>
    <w:p w14:paraId="482D6798" w14:textId="26D1E09F" w:rsidR="00EA72F1" w:rsidRPr="00EA72F1" w:rsidDel="0058509D" w:rsidRDefault="00EA72F1" w:rsidP="00EA72F1">
      <w:pPr>
        <w:pStyle w:val="parabulletslevel1"/>
        <w:numPr>
          <w:ilvl w:val="0"/>
          <w:numId w:val="0"/>
        </w:numPr>
        <w:ind w:left="1080"/>
        <w:rPr>
          <w:del w:id="7" w:author="Shiva Kumar Pendem" w:date="2024-09-12T15:21:00Z" w16du:dateUtc="2024-09-12T09:51:00Z"/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CD65341" w14:textId="5F942C26" w:rsidR="00EA72F1" w:rsidRPr="00EA72F1" w:rsidRDefault="009D1600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9D1600">
        <w:rPr>
          <w:rStyle w:val="HTMLTypewriter"/>
          <w:rFonts w:asciiTheme="minorHAnsi" w:hAnsiTheme="minorHAnsi"/>
          <w:bCs w:val="0"/>
          <w:noProof/>
          <w:sz w:val="24"/>
          <w:szCs w:val="24"/>
          <w:lang w:eastAsia="en-IN"/>
        </w:rPr>
        <w:drawing>
          <wp:inline distT="0" distB="0" distL="0" distR="0" wp14:anchorId="526E91FC" wp14:editId="4424A9A5">
            <wp:extent cx="5448300" cy="2289667"/>
            <wp:effectExtent l="0" t="0" r="0" b="0"/>
            <wp:docPr id="14982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5476" name=""/>
                    <pic:cNvPicPr/>
                  </pic:nvPicPr>
                  <pic:blipFill rotWithShape="1">
                    <a:blip r:embed="rId30"/>
                    <a:srcRect t="8945"/>
                    <a:stretch/>
                  </pic:blipFill>
                  <pic:spPr bwMode="auto">
                    <a:xfrm>
                      <a:off x="0" y="0"/>
                      <a:ext cx="5448580" cy="228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4D1C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C30D87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sqlplus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sys/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sys@standby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as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sysdba</w:t>
      </w:r>
      <w:proofErr w:type="spellEnd"/>
    </w:p>
    <w:p w14:paraId="08EC71B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1D4682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SQL*Plus: Release 19.3.0.0.0 Production on Wed Feb 20 16:28:54 2019</w:t>
      </w:r>
    </w:p>
    <w:p w14:paraId="7CAD849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16F28D7" w14:textId="07D1F357" w:rsidR="00EA72F1" w:rsidRPr="00EA72F1" w:rsidRDefault="00EA72F1" w:rsidP="009D1600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Copyright (c) 1982, 2016, Oracle.  All rights reserved.</w:t>
      </w:r>
    </w:p>
    <w:p w14:paraId="29316D9F" w14:textId="1C7105E2" w:rsidR="00EA72F1" w:rsidRPr="00EA72F1" w:rsidRDefault="00EA72F1" w:rsidP="009D1600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Connected to:</w:t>
      </w:r>
    </w:p>
    <w:p w14:paraId="6847322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Oracle Database 12c Enterprise Edition Release 19.3.0.0.0 - 64bit Production</w:t>
      </w:r>
    </w:p>
    <w:p w14:paraId="0E5B96E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3466540" w14:textId="0075F407" w:rsidR="00EA72F1" w:rsidRDefault="009D1600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9D1600">
        <w:rPr>
          <w:rStyle w:val="HTMLTypewriter"/>
          <w:rFonts w:asciiTheme="minorHAnsi" w:hAnsiTheme="minorHAnsi"/>
          <w:bCs w:val="0"/>
          <w:noProof/>
          <w:sz w:val="24"/>
          <w:szCs w:val="24"/>
          <w:lang w:eastAsia="en-IN"/>
        </w:rPr>
        <w:lastRenderedPageBreak/>
        <w:drawing>
          <wp:inline distT="0" distB="0" distL="0" distR="0" wp14:anchorId="481F6C8F" wp14:editId="3D11E08D">
            <wp:extent cx="5505449" cy="2289599"/>
            <wp:effectExtent l="0" t="0" r="635" b="0"/>
            <wp:docPr id="940602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02086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t="11190"/>
                    <a:stretch/>
                  </pic:blipFill>
                  <pic:spPr bwMode="auto">
                    <a:xfrm>
                      <a:off x="0" y="0"/>
                      <a:ext cx="5505733" cy="2289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82B30" w14:textId="77777777" w:rsidR="009D1600" w:rsidRPr="00EA72F1" w:rsidRDefault="009D1600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EA73CB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/>
          <w:sz w:val="24"/>
          <w:szCs w:val="24"/>
          <w:lang w:eastAsia="en-IN"/>
        </w:rPr>
        <w:t>On Standby</w:t>
      </w:r>
    </w:p>
    <w:p w14:paraId="20D0104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90CE2E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sqlplus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sys/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sys@primary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as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sysdba</w:t>
      </w:r>
      <w:proofErr w:type="spellEnd"/>
    </w:p>
    <w:p w14:paraId="2E6AC9A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1C816C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SQL*Plus: Release 19.3.0.0.0 Production on Wed Feb 20 16:29:28 2019</w:t>
      </w:r>
    </w:p>
    <w:p w14:paraId="041E2F0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6F0611F" w14:textId="11865FF6" w:rsidR="00EA72F1" w:rsidRPr="00EA72F1" w:rsidRDefault="00EA72F1" w:rsidP="009D1600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Copyright (c) 1982, 2016, Oracle.  All rights reserved.</w:t>
      </w:r>
    </w:p>
    <w:p w14:paraId="4ECAA73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Connected to:</w:t>
      </w:r>
    </w:p>
    <w:p w14:paraId="4F7D0733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Oracle Database 12c Enterprise Edition Release 19.3.0.0.0 - 64bit Production</w:t>
      </w:r>
    </w:p>
    <w:p w14:paraId="307CA845" w14:textId="77777777" w:rsidR="009D1600" w:rsidRPr="00EA72F1" w:rsidRDefault="009D1600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A8A07CC" w14:textId="7015CB98" w:rsidR="00EA72F1" w:rsidRPr="00EA72F1" w:rsidRDefault="009D1600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9D1600">
        <w:rPr>
          <w:rStyle w:val="HTMLTypewriter"/>
          <w:rFonts w:asciiTheme="minorHAnsi" w:hAnsiTheme="minorHAnsi"/>
          <w:bCs w:val="0"/>
          <w:noProof/>
          <w:sz w:val="24"/>
          <w:szCs w:val="24"/>
          <w:lang w:eastAsia="en-IN"/>
        </w:rPr>
        <w:drawing>
          <wp:inline distT="0" distB="0" distL="0" distR="0" wp14:anchorId="0F307B7C" wp14:editId="789CA500">
            <wp:extent cx="5448300" cy="2387464"/>
            <wp:effectExtent l="0" t="0" r="0" b="0"/>
            <wp:docPr id="689938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8745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t="7921"/>
                    <a:stretch/>
                  </pic:blipFill>
                  <pic:spPr bwMode="auto">
                    <a:xfrm>
                      <a:off x="0" y="0"/>
                      <a:ext cx="5448580" cy="238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B9DF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D68462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sqlplus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sys/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sys@standby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as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sysdba</w:t>
      </w:r>
      <w:proofErr w:type="spellEnd"/>
    </w:p>
    <w:p w14:paraId="64591BB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9882BF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SQL*Plus: Release 19.3.0.0.0 Production on Wed Feb 20 16:29:35 2019</w:t>
      </w:r>
    </w:p>
    <w:p w14:paraId="080C8F2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4DDC4B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Copyright (c) 1982, 2016, Oracle.  All rights reserved.</w:t>
      </w:r>
    </w:p>
    <w:p w14:paraId="2AD11EC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396F19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4BD16B4" w14:textId="415F6E43" w:rsidR="00EA72F1" w:rsidRPr="00EA72F1" w:rsidRDefault="009D1600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9D1600">
        <w:rPr>
          <w:rStyle w:val="HTMLTypewriter"/>
          <w:rFonts w:asciiTheme="minorHAnsi" w:hAnsiTheme="minorHAnsi"/>
          <w:bCs w:val="0"/>
          <w:noProof/>
          <w:sz w:val="24"/>
          <w:szCs w:val="24"/>
          <w:lang w:eastAsia="en-IN"/>
        </w:rPr>
        <w:lastRenderedPageBreak/>
        <w:drawing>
          <wp:inline distT="0" distB="0" distL="0" distR="0" wp14:anchorId="0515D264" wp14:editId="27F9790B">
            <wp:extent cx="5505449" cy="2216251"/>
            <wp:effectExtent l="0" t="0" r="635" b="0"/>
            <wp:docPr id="296799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02086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t="13543"/>
                    <a:stretch/>
                  </pic:blipFill>
                  <pic:spPr bwMode="auto">
                    <a:xfrm>
                      <a:off x="0" y="0"/>
                      <a:ext cx="5505733" cy="221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0E5FE" w14:textId="77777777" w:rsidR="00EA72F1" w:rsidRPr="00EA72F1" w:rsidRDefault="00EA72F1" w:rsidP="00EA72F1">
      <w:pPr>
        <w:rPr>
          <w:rFonts w:asciiTheme="minorHAnsi" w:hAnsiTheme="minorHAnsi"/>
        </w:rPr>
      </w:pPr>
    </w:p>
    <w:p w14:paraId="104442AE" w14:textId="77777777" w:rsidR="00EA72F1" w:rsidRPr="00EA72F1" w:rsidRDefault="00EA72F1" w:rsidP="00EA72F1">
      <w:pPr>
        <w:pStyle w:val="Paralistlevel1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Step 16:  Run the duplicate command</w:t>
      </w:r>
    </w:p>
    <w:p w14:paraId="25BEB500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Use the “DUPLICATE” command to create a standby database from the primary.</w:t>
      </w:r>
    </w:p>
    <w:p w14:paraId="203285C9" w14:textId="77777777" w:rsidR="00EA72F1" w:rsidRPr="00EA72F1" w:rsidRDefault="00EA72F1" w:rsidP="00EA72F1">
      <w:pPr>
        <w:rPr>
          <w:rFonts w:asciiTheme="minorHAnsi" w:hAnsiTheme="minorHAnsi"/>
        </w:rPr>
      </w:pPr>
    </w:p>
    <w:p w14:paraId="4D43401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Please note DB_CREATE_FILE_DEST parameter cannot be set together with DB_FILE_NAME_CONVERT during RMAN active duplication.</w:t>
      </w:r>
    </w:p>
    <w:p w14:paraId="27FF9F6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49330D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rman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target sys/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sys@PRIMARY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auxiliary sys/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sys@STANDBY</w:t>
      </w:r>
      <w:proofErr w:type="spellEnd"/>
    </w:p>
    <w:p w14:paraId="6DC4D28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2CDC15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Recovery Manager: Release 19.3.0.0.0 - Production on Sat Feb 23 23:41:12 2019</w:t>
      </w:r>
    </w:p>
    <w:p w14:paraId="1A7EEBE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22D4A8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Copyright (c) 1982, 2017, Oracle and/or its affiliates.  All rights reserved.</w:t>
      </w:r>
    </w:p>
    <w:p w14:paraId="6E90BA5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149764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connected to target database: PRIMARY (DBID=3971311101)</w:t>
      </w:r>
    </w:p>
    <w:p w14:paraId="3A4B06D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B5139EB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ins w:id="8" w:author="Ganesh Velpula" w:date="2024-09-10T14:21:00Z" w16du:dateUtc="2024-09-10T08:51:00Z"/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connected to auxiliary database: PRIMARY (not mounted)</w:t>
      </w:r>
    </w:p>
    <w:p w14:paraId="061538B2" w14:textId="0A37A679" w:rsidR="001B47D8" w:rsidDel="001B47D8" w:rsidRDefault="001B47D8" w:rsidP="00EA72F1">
      <w:pPr>
        <w:pStyle w:val="parabulletslevel1"/>
        <w:numPr>
          <w:ilvl w:val="0"/>
          <w:numId w:val="0"/>
        </w:numPr>
        <w:ind w:left="1080"/>
        <w:rPr>
          <w:del w:id="9" w:author="Ganesh Velpula" w:date="2024-09-10T14:21:00Z" w16du:dateUtc="2024-09-10T08:51:00Z"/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1808033" w14:textId="311CC806" w:rsidR="009D1600" w:rsidDel="001B47D8" w:rsidRDefault="009D1600" w:rsidP="00EA72F1">
      <w:pPr>
        <w:pStyle w:val="parabulletslevel1"/>
        <w:numPr>
          <w:ilvl w:val="0"/>
          <w:numId w:val="0"/>
        </w:numPr>
        <w:ind w:left="1080"/>
        <w:rPr>
          <w:del w:id="10" w:author="Ganesh Velpula" w:date="2024-09-10T14:21:00Z" w16du:dateUtc="2024-09-10T08:51:00Z"/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A48DAF0" w14:textId="0F40F5FD" w:rsidR="009D1600" w:rsidRPr="00EA72F1" w:rsidRDefault="009D1600" w:rsidP="009D1600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9D1600">
        <w:rPr>
          <w:rStyle w:val="HTMLTypewriter"/>
          <w:rFonts w:asciiTheme="minorHAnsi" w:hAnsiTheme="minorHAnsi"/>
          <w:bCs w:val="0"/>
          <w:noProof/>
          <w:sz w:val="24"/>
          <w:szCs w:val="24"/>
          <w:lang w:eastAsia="en-IN"/>
        </w:rPr>
        <w:drawing>
          <wp:inline distT="0" distB="0" distL="0" distR="0" wp14:anchorId="4A299C4A" wp14:editId="2FC7FADF">
            <wp:extent cx="6196965" cy="2015294"/>
            <wp:effectExtent l="0" t="0" r="0" b="4445"/>
            <wp:docPr id="96150565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05652" name="Picture 1" descr="A computer screen with text on it&#10;&#10;Description automatically generated"/>
                    <pic:cNvPicPr/>
                  </pic:nvPicPr>
                  <pic:blipFill rotWithShape="1">
                    <a:blip r:embed="rId32"/>
                    <a:srcRect t="7829"/>
                    <a:stretch/>
                  </pic:blipFill>
                  <pic:spPr bwMode="auto">
                    <a:xfrm>
                      <a:off x="0" y="0"/>
                      <a:ext cx="6196965" cy="201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7DCD7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6D3FFDF" w14:textId="77777777" w:rsidR="009D1600" w:rsidRDefault="009D1600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9B368E7" w14:textId="77777777" w:rsidR="009D1600" w:rsidRDefault="009D1600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C29E37B" w14:textId="77777777" w:rsidR="0058509D" w:rsidRPr="00EA72F1" w:rsidRDefault="0058509D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24FF04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lastRenderedPageBreak/>
        <w:t xml:space="preserve">RMAN&gt;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duplicate target database for standby from active database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nofilenamecheck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;</w:t>
      </w:r>
      <w:proofErr w:type="gramEnd"/>
    </w:p>
    <w:p w14:paraId="2FC2D62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09D51C7" w14:textId="77777777" w:rsidR="00EA72F1" w:rsidRPr="00EA72F1" w:rsidRDefault="00EA72F1" w:rsidP="00EA72F1">
      <w:pPr>
        <w:pStyle w:val="Paralistlevel1"/>
        <w:rPr>
          <w:rFonts w:asciiTheme="minorHAnsi" w:hAnsiTheme="minorHAnsi"/>
          <w:b w:val="0"/>
          <w:bCs w:val="0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 xml:space="preserve"> Step 17: Verify Standby redo logs</w:t>
      </w:r>
    </w:p>
    <w:p w14:paraId="0E573C6D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Ensure standby redo logs are properly configured for redo apply on standby.</w:t>
      </w:r>
    </w:p>
    <w:p w14:paraId="43B5E21C" w14:textId="77777777" w:rsidR="00EA72F1" w:rsidRPr="00EA72F1" w:rsidRDefault="00EA72F1" w:rsidP="00EA72F1">
      <w:pPr>
        <w:rPr>
          <w:rFonts w:asciiTheme="minorHAnsi" w:hAnsiTheme="minorHAnsi"/>
        </w:rPr>
      </w:pPr>
    </w:p>
    <w:p w14:paraId="33B0351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select * from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v$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logfile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;</w:t>
      </w:r>
      <w:proofErr w:type="gramEnd"/>
    </w:p>
    <w:p w14:paraId="09F0D8C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7B8C04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GROUP#     STATUSTYPE      MEMBER                  IS_       CON_ID                                                      </w:t>
      </w:r>
    </w:p>
    <w:p w14:paraId="05B44A6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---------- ------- ------- ---------------------------------------------</w:t>
      </w:r>
    </w:p>
    <w:p w14:paraId="7097A56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2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  +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DATA_DG/STANDBY/redo02.log   NO          0 </w:t>
      </w:r>
    </w:p>
    <w:p w14:paraId="04B0C1D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C09777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1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  +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DATA_DG/STANDBY/redo01.log   NO          0 </w:t>
      </w:r>
    </w:p>
    <w:p w14:paraId="62394E6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B81790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3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  +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DATA_DG/STANDBY/redo03.log   NO          0 </w:t>
      </w:r>
    </w:p>
    <w:p w14:paraId="410D7A9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800" w:hanging="36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D255D7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800" w:hanging="36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4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  +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DATA_DG/STANDBY/redo04.log   NO          0 </w:t>
      </w:r>
    </w:p>
    <w:p w14:paraId="5D7F207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800" w:hanging="36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10DD36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800" w:hanging="36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5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+DATA_DG/STANDBY/redo05.log   NO          0</w:t>
      </w:r>
    </w:p>
    <w:p w14:paraId="3A7392D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800" w:hanging="36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ED466E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800" w:hanging="36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6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+DATA_DG/STANDBY/redo06.log   NO          0</w:t>
      </w:r>
    </w:p>
    <w:p w14:paraId="357D1D0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800" w:hanging="36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BCFD03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800" w:hanging="36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7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+DATA_DG/STANDBY/redo07.log   NO          0 </w:t>
      </w:r>
    </w:p>
    <w:p w14:paraId="0E72AD3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800" w:hanging="36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06AC58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8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+DATA_DG/STANDBY/redo08.log   NO          0 </w:t>
      </w:r>
    </w:p>
    <w:p w14:paraId="7B29BE7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B7D9C7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9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+DATA_DG/STANDBY/redo09.log   NO          0 </w:t>
      </w:r>
    </w:p>
    <w:p w14:paraId="6CE7B5E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03B304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10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+DATA_DG/STANDBY/redo10.log   NO          0 </w:t>
      </w:r>
    </w:p>
    <w:p w14:paraId="49B6B12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0B653C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10 rows selected.</w:t>
      </w:r>
    </w:p>
    <w:p w14:paraId="6DB988E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1C6174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select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b.thread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#,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a.group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#,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a.type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,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a.member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,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b.bytes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FROM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v$logfile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a,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v$standby_log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b WHERE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a.group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# =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b.group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#;</w:t>
      </w:r>
    </w:p>
    <w:p w14:paraId="2777F2D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FACA34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D001AC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811260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THREAD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#  GROUP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#      TYPE       MEMBER                BYTES</w:t>
      </w:r>
    </w:p>
    <w:p w14:paraId="74ECC88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---------- ---------- ------- ------------------------------------------</w:t>
      </w:r>
    </w:p>
    <w:p w14:paraId="3AD6227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1          5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+DATA_DG/STANDBY/redo05.log 209715200</w:t>
      </w:r>
    </w:p>
    <w:p w14:paraId="43F5CC7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7B277E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1          6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+DATA_DG/STANDBY/redo06.log 209715200</w:t>
      </w:r>
    </w:p>
    <w:p w14:paraId="24AFB8D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45389C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1          7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+DATA_DG/STANDBY/redo07.log 209715200</w:t>
      </w:r>
    </w:p>
    <w:p w14:paraId="13D906B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7E42EA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2          8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+DATA_DG/STANDBY/redo08.log 209715200</w:t>
      </w:r>
    </w:p>
    <w:p w14:paraId="57DF1DD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588215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2          9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+DATA_DG/STANDBY/redo09.log 209715200</w:t>
      </w:r>
    </w:p>
    <w:p w14:paraId="7273B97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C9F8A5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2         10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STANDBY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+DATA_DG/STANDBY/redo10.log 209715200</w:t>
      </w:r>
    </w:p>
    <w:p w14:paraId="6F8AD96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CC2842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6 rows selected.</w:t>
      </w:r>
    </w:p>
    <w:p w14:paraId="0D53C5D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A62C594" w14:textId="77777777" w:rsidR="00EA72F1" w:rsidRPr="00EA72F1" w:rsidRDefault="00EA72F1" w:rsidP="00EA72F1">
      <w:pPr>
        <w:rPr>
          <w:rFonts w:asciiTheme="minorHAnsi" w:hAnsiTheme="minorHAnsi"/>
        </w:rPr>
      </w:pPr>
    </w:p>
    <w:p w14:paraId="1A42AAF7" w14:textId="77777777" w:rsidR="00EA72F1" w:rsidRPr="00EA72F1" w:rsidRDefault="00EA72F1" w:rsidP="00EA72F1">
      <w:pPr>
        <w:pStyle w:val="Paralistlevel1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 xml:space="preserve">Step 18: Create a </w:t>
      </w:r>
      <w:proofErr w:type="spellStart"/>
      <w:r w:rsidRPr="00EA72F1">
        <w:rPr>
          <w:rFonts w:asciiTheme="minorHAnsi" w:hAnsiTheme="minorHAnsi"/>
          <w:sz w:val="24"/>
          <w:szCs w:val="24"/>
        </w:rPr>
        <w:t>spfile</w:t>
      </w:r>
      <w:proofErr w:type="spellEnd"/>
    </w:p>
    <w:p w14:paraId="0AA5844D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Create a SPFILE for standby database operation.</w:t>
      </w:r>
    </w:p>
    <w:p w14:paraId="0AD124CA" w14:textId="77777777" w:rsidR="00EA72F1" w:rsidRPr="00EA72F1" w:rsidRDefault="00EA72F1" w:rsidP="00EA72F1">
      <w:pPr>
        <w:rPr>
          <w:rFonts w:asciiTheme="minorHAnsi" w:hAnsiTheme="minorHAnsi"/>
        </w:rPr>
      </w:pPr>
    </w:p>
    <w:p w14:paraId="147D104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create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spfile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='+DATA_DG/STANDBY/PARAMETERFILE/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spfileSTANDBY.ora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' from pfile='/u01/app/oracle/product/19.3.0/dbhome_1/dbs/initSTANDBY1.ora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';</w:t>
      </w:r>
      <w:proofErr w:type="gramEnd"/>
    </w:p>
    <w:p w14:paraId="1CE75FA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34D189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File created.</w:t>
      </w:r>
    </w:p>
    <w:p w14:paraId="6FB4C53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4FF056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shut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immediate;</w:t>
      </w:r>
      <w:proofErr w:type="gramEnd"/>
    </w:p>
    <w:p w14:paraId="4680323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F12447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ORA-01109: database not open</w:t>
      </w:r>
    </w:p>
    <w:p w14:paraId="3ADA3C3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144C46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630572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Database dismounted.</w:t>
      </w:r>
    </w:p>
    <w:p w14:paraId="278C269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6B079B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ORACLE instance shut down.</w:t>
      </w:r>
    </w:p>
    <w:p w14:paraId="7B3B4B8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CCD949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</w:p>
    <w:p w14:paraId="65CB671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73F84B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~]$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cd $ORACLE_HOME/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dbs</w:t>
      </w:r>
      <w:proofErr w:type="spellEnd"/>
    </w:p>
    <w:p w14:paraId="6AD3881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018E73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dbs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ls -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ltr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initSTANDBY1.ora</w:t>
      </w:r>
    </w:p>
    <w:p w14:paraId="666B3BC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AE0A1A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rw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-r--r--. 1 oracle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oinstall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1802 Feb 23 23:40 initSTANDBY1.ora</w:t>
      </w:r>
    </w:p>
    <w:p w14:paraId="56A72AA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61C73C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dbs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mv initSTANDBY1.ora initSTANDBY1.ora.bkp</w:t>
      </w:r>
    </w:p>
    <w:p w14:paraId="6C937A9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0D26A5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dbs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echo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"SPFILE='+DATA_DG/STANDBY/PARAMETERFILE/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spfileSTANDBY.ora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'" &gt; initSTANDBY1.ora</w:t>
      </w:r>
    </w:p>
    <w:p w14:paraId="5345644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825540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dbs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scp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initSTANDBY1.ora oracle@racdg2:/u01/app/oracle/product/19.3.0/dbhome_1/dbs/initSTANDBY2.ora</w:t>
      </w:r>
    </w:p>
    <w:p w14:paraId="3B14A47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1F778D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initSTANDBY1.ora                                             100%   58     0.1KB/s   00:00</w:t>
      </w:r>
    </w:p>
    <w:p w14:paraId="2DE3049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68FC130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009CA9E" w14:textId="77777777" w:rsidR="00F71F0D" w:rsidRPr="00EA72F1" w:rsidRDefault="00F71F0D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3F32DF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lastRenderedPageBreak/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startup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mount;</w:t>
      </w:r>
      <w:proofErr w:type="gramEnd"/>
    </w:p>
    <w:p w14:paraId="733773A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15C075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ORACLE instance started.</w:t>
      </w:r>
    </w:p>
    <w:p w14:paraId="32914C7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B2F919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Total System Global Area 1269366784 bytes</w:t>
      </w:r>
    </w:p>
    <w:p w14:paraId="3AF0A98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DA4031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Fixed Size                  2252864 bytes</w:t>
      </w:r>
    </w:p>
    <w:p w14:paraId="581891C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19C7C9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Variable Size             805310400 bytes</w:t>
      </w:r>
    </w:p>
    <w:p w14:paraId="2B659BA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4104E5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Database Buffers          452984832 bytes</w:t>
      </w:r>
    </w:p>
    <w:p w14:paraId="309A848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2DADA9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Redo Buffers                8818688 bytes</w:t>
      </w:r>
    </w:p>
    <w:p w14:paraId="110027B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DFFBFE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Database mounted.</w:t>
      </w:r>
    </w:p>
    <w:p w14:paraId="67715AB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167A20C" w14:textId="77777777" w:rsidR="00EA72F1" w:rsidRPr="00EA72F1" w:rsidRDefault="00EA72F1" w:rsidP="00EA72F1">
      <w:pPr>
        <w:rPr>
          <w:rFonts w:asciiTheme="minorHAnsi" w:hAnsiTheme="minorHAnsi"/>
        </w:rPr>
      </w:pPr>
    </w:p>
    <w:p w14:paraId="2FC0A6DD" w14:textId="77777777" w:rsidR="00EA72F1" w:rsidRPr="00EA72F1" w:rsidRDefault="00EA72F1" w:rsidP="00EA72F1">
      <w:pPr>
        <w:pStyle w:val="Paralistlevel1"/>
        <w:rPr>
          <w:rFonts w:asciiTheme="minorHAnsi" w:hAnsiTheme="minorHAnsi"/>
          <w:b w:val="0"/>
          <w:bCs w:val="0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 xml:space="preserve">Step 19: Add </w:t>
      </w:r>
      <w:proofErr w:type="spellStart"/>
      <w:r w:rsidRPr="00EA72F1">
        <w:rPr>
          <w:rFonts w:asciiTheme="minorHAnsi" w:hAnsiTheme="minorHAnsi"/>
          <w:sz w:val="24"/>
          <w:szCs w:val="24"/>
        </w:rPr>
        <w:t>init</w:t>
      </w:r>
      <w:proofErr w:type="spellEnd"/>
      <w:r w:rsidRPr="00EA72F1">
        <w:rPr>
          <w:rFonts w:asciiTheme="minorHAnsi" w:hAnsiTheme="minorHAnsi"/>
          <w:sz w:val="24"/>
          <w:szCs w:val="24"/>
        </w:rPr>
        <w:t xml:space="preserve"> parameters for Instance 2 </w:t>
      </w:r>
    </w:p>
    <w:p w14:paraId="0CCE4A79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Add initialization parameters for standby instance 2.</w:t>
      </w:r>
    </w:p>
    <w:p w14:paraId="610BC3C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Fonts w:asciiTheme="minorHAnsi" w:hAnsiTheme="minorHAnsi"/>
          <w:sz w:val="24"/>
          <w:szCs w:val="24"/>
        </w:rPr>
      </w:pPr>
    </w:p>
    <w:p w14:paraId="1B6339A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undo_tablespace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=UNDOTBS2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='STANDBY2' scope=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spfile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;</w:t>
      </w:r>
      <w:proofErr w:type="gramEnd"/>
    </w:p>
    <w:p w14:paraId="48A7C5F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7633A3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64BD893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6456A5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instance_number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=1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='STANDBY1' scope=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spfile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;</w:t>
      </w:r>
      <w:proofErr w:type="gramEnd"/>
    </w:p>
    <w:p w14:paraId="400CFB9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D1BEED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43A5E5E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E70985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instance_number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=2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='STANDBY2' scope=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spfile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;</w:t>
      </w:r>
      <w:proofErr w:type="gramEnd"/>
    </w:p>
    <w:p w14:paraId="5090426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94F4CB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023FF62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AD2396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instance_name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='STANDBY1'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='STANDBY1' scope=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spfile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;</w:t>
      </w:r>
      <w:proofErr w:type="gramEnd"/>
    </w:p>
    <w:p w14:paraId="1DF160C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01B08A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38282F1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8A323D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instance_name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='STANDBY2'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='STANDBY2' scope=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spfile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;</w:t>
      </w:r>
      <w:proofErr w:type="gramEnd"/>
    </w:p>
    <w:p w14:paraId="25A3394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1D89BE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6DE0C6B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334AC0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thread=1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='STANDBY1' scope=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spfile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;</w:t>
      </w:r>
      <w:proofErr w:type="gramEnd"/>
    </w:p>
    <w:p w14:paraId="76B987C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69BA0D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5B75F1C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6CA514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thread=2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sid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='STANDBY2' scope=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spfile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;</w:t>
      </w:r>
      <w:proofErr w:type="gramEnd"/>
    </w:p>
    <w:p w14:paraId="2A9D5B7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1CB17C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lastRenderedPageBreak/>
        <w:t>System altered.</w:t>
      </w:r>
    </w:p>
    <w:p w14:paraId="175B4F6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502323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cluster_database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=TRUE scope=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spfile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;</w:t>
      </w:r>
      <w:proofErr w:type="gramEnd"/>
    </w:p>
    <w:p w14:paraId="604CE48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0E827F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65524AE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10F884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set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remote_listener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='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racdg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-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scan:#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###' scope=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spfile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;</w:t>
      </w:r>
    </w:p>
    <w:p w14:paraId="6BEB2E3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858861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5510526F" w14:textId="77777777" w:rsidR="00EA72F1" w:rsidRPr="00EA72F1" w:rsidRDefault="00EA72F1" w:rsidP="001A0280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E37596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C6E49B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 xml:space="preserve">shut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FF0000"/>
          <w:sz w:val="24"/>
          <w:szCs w:val="24"/>
          <w:lang w:eastAsia="en-IN"/>
        </w:rPr>
        <w:t>immediate;</w:t>
      </w:r>
      <w:proofErr w:type="gramEnd"/>
    </w:p>
    <w:p w14:paraId="0E0DF3D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84FCE6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ORA-01109: database not open</w:t>
      </w:r>
    </w:p>
    <w:p w14:paraId="38AE1CB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A903D0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A82C16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Database dismounted.</w:t>
      </w:r>
    </w:p>
    <w:p w14:paraId="6542C0F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CF2C70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ORACLE instance shut down.</w:t>
      </w:r>
    </w:p>
    <w:p w14:paraId="18CA7A4A" w14:textId="0FCCA019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AC2307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6C9246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startup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mount;</w:t>
      </w:r>
      <w:proofErr w:type="gramEnd"/>
    </w:p>
    <w:p w14:paraId="1D8797C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5D79FC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ORACLE instance started.</w:t>
      </w:r>
    </w:p>
    <w:p w14:paraId="6C1AD09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BC03AF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Total System Global Area 1269366784 bytes</w:t>
      </w:r>
    </w:p>
    <w:p w14:paraId="78A406E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7A9A39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Fixed Size                  2252864 bytes</w:t>
      </w:r>
    </w:p>
    <w:p w14:paraId="51F5790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131AD1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Variable Size             805310400 bytes</w:t>
      </w:r>
    </w:p>
    <w:p w14:paraId="79CAC64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325EAC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Database Buffers          452984832 bytes</w:t>
      </w:r>
    </w:p>
    <w:p w14:paraId="10ACFC1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74E999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Redo Buffers                8818688 bytes</w:t>
      </w:r>
    </w:p>
    <w:p w14:paraId="7D676DB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3E96F0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Database mounted.</w:t>
      </w:r>
    </w:p>
    <w:p w14:paraId="2D55667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2E6849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07909D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select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name,open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_mode,database_role,cdb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from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v$database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;</w:t>
      </w:r>
    </w:p>
    <w:p w14:paraId="0E7B627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E7DFFA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NAME      OPEN_MODE            DATABASE_ROLE    CDB</w:t>
      </w:r>
    </w:p>
    <w:p w14:paraId="32C62E0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--------- -------------------- ---------------- ---</w:t>
      </w:r>
    </w:p>
    <w:p w14:paraId="77E13D8D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PRIMARY      MOUNTED           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PHYSICAL STANDBY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NO</w:t>
      </w:r>
    </w:p>
    <w:p w14:paraId="39810FC2" w14:textId="77777777" w:rsidR="001A0280" w:rsidRDefault="001A0280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DDB251A" w14:textId="77777777" w:rsidR="001A0280" w:rsidRPr="00EA72F1" w:rsidRDefault="001A0280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ABB9D8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A976D4E" w14:textId="77777777" w:rsidR="00EA72F1" w:rsidRPr="00EA72F1" w:rsidRDefault="00EA72F1" w:rsidP="00EA72F1">
      <w:pPr>
        <w:pStyle w:val="Paralistlevel1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lastRenderedPageBreak/>
        <w:t xml:space="preserve"> Step 20: Add database to OCR</w:t>
      </w:r>
    </w:p>
    <w:p w14:paraId="4E492FB0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Add the standby database to Oracle Cluster Registry (OCR) for high availability configurations.</w:t>
      </w:r>
    </w:p>
    <w:p w14:paraId="68B7516B" w14:textId="77777777" w:rsidR="00EA72F1" w:rsidRPr="00EA72F1" w:rsidRDefault="00EA72F1" w:rsidP="00EA72F1">
      <w:pPr>
        <w:rPr>
          <w:rFonts w:asciiTheme="minorHAnsi" w:hAnsiTheme="minorHAnsi"/>
        </w:rPr>
      </w:pPr>
    </w:p>
    <w:p w14:paraId="5BBB77F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dbs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]$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srvctl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add database -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db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STANDBY -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oraclehome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/u01/app/oracle/product/19.3.0/dbhome_1 -role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physical_standby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-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startoption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mount -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spfile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+DATA_DG/STANDBY/PARAMETERFILE/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spfileSTANDBY.ora</w:t>
      </w:r>
      <w:proofErr w:type="spellEnd"/>
    </w:p>
    <w:p w14:paraId="41F5655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D32370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A76618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dbs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srvctl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add instance -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db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STANDBY -instance STANDBY1 -node racdg1</w:t>
      </w:r>
    </w:p>
    <w:p w14:paraId="1A87A12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614ED3F" w14:textId="6B2B3E85" w:rsidR="00EA72F1" w:rsidRPr="00EA72F1" w:rsidRDefault="00EA72F1" w:rsidP="001A0280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dbs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srvctl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add instance -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db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STANDBY -instance STANDBY2 -node racdg2</w:t>
      </w:r>
    </w:p>
    <w:p w14:paraId="6BB07EB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CFB32E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dbs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srvctl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start database -d STANDBY</w:t>
      </w:r>
    </w:p>
    <w:p w14:paraId="7BDDFB0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DF40D4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[oracle@racdg1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dbs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srvctl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status database -d STANDBY</w:t>
      </w:r>
    </w:p>
    <w:p w14:paraId="66AEB05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6AEE47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Instance STANDBY1 is running on node racdg1</w:t>
      </w:r>
    </w:p>
    <w:p w14:paraId="0E80CA8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</w:p>
    <w:p w14:paraId="7DE5A60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Instance STANDBY2 is running on node racdg2</w:t>
      </w:r>
    </w:p>
    <w:p w14:paraId="6E20563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509D8D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5D0EB9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AEA521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[grid@racdg1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trace]$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crsctl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stat res -t</w:t>
      </w:r>
    </w:p>
    <w:p w14:paraId="2A5B7D6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------------------------------------------------------------------------</w:t>
      </w:r>
    </w:p>
    <w:p w14:paraId="12E7358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Name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Target  State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Server                   State details</w:t>
      </w:r>
    </w:p>
    <w:p w14:paraId="4AFD7D1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------------------------------------------------------------------------</w:t>
      </w:r>
    </w:p>
    <w:p w14:paraId="79B3ED2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Local Resources</w:t>
      </w:r>
    </w:p>
    <w:p w14:paraId="069D2A2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------------------------------------------------------------------------</w:t>
      </w:r>
    </w:p>
    <w:p w14:paraId="5666530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ora.ASMNET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1LSNR_ASM.lsnr</w:t>
      </w:r>
    </w:p>
    <w:p w14:paraId="2E8D583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racdg1                   STABLE</w:t>
      </w:r>
    </w:p>
    <w:p w14:paraId="7F7D1F4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racdg2                   STABLE</w:t>
      </w:r>
    </w:p>
    <w:p w14:paraId="7E269C1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ora.DATA.dg</w:t>
      </w:r>
      <w:proofErr w:type="spellEnd"/>
    </w:p>
    <w:p w14:paraId="2A3F3DB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racdg1                   STABLE</w:t>
      </w:r>
    </w:p>
    <w:p w14:paraId="572FEFE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racdg2                   STABLE</w:t>
      </w:r>
    </w:p>
    <w:p w14:paraId="6513108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ora.DATA_DG.dg</w:t>
      </w:r>
      <w:proofErr w:type="spellEnd"/>
    </w:p>
    <w:p w14:paraId="276E4AA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racdg1                   STABLE</w:t>
      </w:r>
    </w:p>
    <w:p w14:paraId="4D32142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racdg2                   STABLE</w:t>
      </w:r>
    </w:p>
    <w:p w14:paraId="153BD3D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ora.LISTENER.lsnr</w:t>
      </w:r>
      <w:proofErr w:type="spellEnd"/>
      <w:proofErr w:type="gramEnd"/>
    </w:p>
    <w:p w14:paraId="333AB75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racdg1                   STABLE</w:t>
      </w:r>
    </w:p>
    <w:p w14:paraId="6E99904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racdg2                   STABLE</w:t>
      </w:r>
    </w:p>
    <w:p w14:paraId="1441BD2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ora.net1.network</w:t>
      </w:r>
      <w:proofErr w:type="gramEnd"/>
    </w:p>
    <w:p w14:paraId="3903541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racdg1                   STABLE</w:t>
      </w:r>
    </w:p>
    <w:p w14:paraId="4FBCFF8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racdg2                   STABLE</w:t>
      </w:r>
    </w:p>
    <w:p w14:paraId="20A3680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lastRenderedPageBreak/>
        <w:t>ora.ons</w:t>
      </w:r>
      <w:proofErr w:type="spellEnd"/>
    </w:p>
    <w:p w14:paraId="37D9F4A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racdg1                   STABLE</w:t>
      </w:r>
    </w:p>
    <w:p w14:paraId="3F8AD7D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racdg2                   STABLE</w:t>
      </w:r>
    </w:p>
    <w:p w14:paraId="4C886AD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ora.proxy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_advm</w:t>
      </w:r>
      <w:proofErr w:type="spellEnd"/>
    </w:p>
    <w:p w14:paraId="28788CD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OFFLINE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OFFLINE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racdg1                   STABLE</w:t>
      </w:r>
    </w:p>
    <w:p w14:paraId="33C08EF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OFFLINE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OFFLINE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racdg2                   STABLE</w:t>
      </w:r>
    </w:p>
    <w:p w14:paraId="7D3978A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------------------------------------------------------------------------</w:t>
      </w:r>
    </w:p>
    <w:p w14:paraId="20D6F0E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Cluster Resources</w:t>
      </w:r>
    </w:p>
    <w:p w14:paraId="70E5353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------------------------------------------------------------------------</w:t>
      </w:r>
    </w:p>
    <w:p w14:paraId="24379AF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ora.LISTENER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_SCAN1.lsnr</w:t>
      </w:r>
    </w:p>
    <w:p w14:paraId="04416FE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1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racdg2                   STABLE</w:t>
      </w:r>
    </w:p>
    <w:p w14:paraId="5D6F50F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ora.LISTENER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_SCAN2.lsnr</w:t>
      </w:r>
    </w:p>
    <w:p w14:paraId="12817E8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1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racdg1                   STABLE</w:t>
      </w:r>
    </w:p>
    <w:p w14:paraId="0CDFCB6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ora.LISTENER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_SCAN3.lsnr</w:t>
      </w:r>
    </w:p>
    <w:p w14:paraId="0089DC8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1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racdg1                   STABLE</w:t>
      </w:r>
    </w:p>
    <w:p w14:paraId="43DEA2F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ora.asm</w:t>
      </w:r>
    </w:p>
    <w:p w14:paraId="4F1E380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1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racdg1                 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Started,STABLE</w:t>
      </w:r>
      <w:proofErr w:type="spellEnd"/>
    </w:p>
    <w:p w14:paraId="5558D54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2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racdg2                 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Started,STABLE</w:t>
      </w:r>
      <w:proofErr w:type="spellEnd"/>
    </w:p>
    <w:p w14:paraId="4BFB42D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3        OFFLINE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OFFLINE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   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STABLE</w:t>
      </w:r>
      <w:proofErr w:type="gramEnd"/>
    </w:p>
    <w:p w14:paraId="013EF19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ora.cvu</w:t>
      </w:r>
      <w:proofErr w:type="spellEnd"/>
    </w:p>
    <w:p w14:paraId="66C7FBE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1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racdg1                   STABLE</w:t>
      </w:r>
    </w:p>
    <w:p w14:paraId="211703D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ora.standby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.db</w:t>
      </w:r>
      <w:proofErr w:type="spellEnd"/>
    </w:p>
    <w:p w14:paraId="0AFC16C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1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  INTERMEDIATE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racdg1                   Mounted (Closed),HOM</w:t>
      </w:r>
    </w:p>
    <w:p w14:paraId="0402431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                                              E=/u01/app/oracle/pr</w:t>
      </w:r>
    </w:p>
    <w:p w14:paraId="65D53DD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                                            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oduct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/19.3.0/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dbhome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</w:t>
      </w:r>
    </w:p>
    <w:p w14:paraId="40B27BE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                                 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1,STABLE</w:t>
      </w:r>
      <w:proofErr w:type="gramEnd"/>
    </w:p>
    <w:p w14:paraId="1A48577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2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  INTERMEDIATE</w:t>
      </w:r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racdg2                   Mounted (Closed),HOM</w:t>
      </w:r>
    </w:p>
    <w:p w14:paraId="64501E1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                                              E=/u01/app/oracle/product/19.3.0/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dbhome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_</w:t>
      </w:r>
    </w:p>
    <w:p w14:paraId="709F121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926" w:hanging="36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                                          </w:t>
      </w:r>
    </w:p>
    <w:p w14:paraId="2187313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                                 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1,STABLE</w:t>
      </w:r>
      <w:proofErr w:type="gramEnd"/>
    </w:p>
    <w:p w14:paraId="5A76D71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ora.qosmserver</w:t>
      </w:r>
      <w:proofErr w:type="spellEnd"/>
      <w:proofErr w:type="gramEnd"/>
    </w:p>
    <w:p w14:paraId="1C25EF89" w14:textId="4F1A4E12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1        OFFLINE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OFFLINE</w:t>
      </w:r>
      <w:proofErr w:type="spell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                        </w:t>
      </w:r>
      <w:r w:rsidR="002D44F8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STABLE</w:t>
      </w:r>
    </w:p>
    <w:p w14:paraId="7663295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ora.racdg1.vip</w:t>
      </w:r>
    </w:p>
    <w:p w14:paraId="5536E9B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1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racdg1                   STABLE</w:t>
      </w:r>
    </w:p>
    <w:p w14:paraId="36B1FBC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ora.racdg2.vip</w:t>
      </w:r>
    </w:p>
    <w:p w14:paraId="6514243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1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racdg2                   STABLE</w:t>
      </w:r>
    </w:p>
    <w:p w14:paraId="50BED4B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ora.scan1.vip</w:t>
      </w:r>
    </w:p>
    <w:p w14:paraId="43F3057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1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racdg2                   STABLE</w:t>
      </w:r>
    </w:p>
    <w:p w14:paraId="5D25544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ora.scan2.vip</w:t>
      </w:r>
    </w:p>
    <w:p w14:paraId="7C204FB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1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racdg1                   STABLE</w:t>
      </w:r>
    </w:p>
    <w:p w14:paraId="7E9FD4D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ora.scan3.vip</w:t>
      </w:r>
    </w:p>
    <w:p w14:paraId="54B5D59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1        </w:t>
      </w:r>
      <w:proofErr w:type="gram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ONLINE  </w:t>
      </w:r>
      <w:proofErr w:type="spellStart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ONLINE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   racdg1                   STABLE</w:t>
      </w:r>
    </w:p>
    <w:p w14:paraId="5ED0ABD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--------------------------------------------------------------------------------</w:t>
      </w:r>
    </w:p>
    <w:p w14:paraId="065D661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9B3E95D" w14:textId="77777777" w:rsidR="00EA72F1" w:rsidRPr="00EA72F1" w:rsidRDefault="00EA72F1" w:rsidP="00EA72F1">
      <w:pPr>
        <w:rPr>
          <w:rFonts w:asciiTheme="minorHAnsi" w:hAnsiTheme="minorHAnsi"/>
        </w:rPr>
      </w:pPr>
    </w:p>
    <w:p w14:paraId="160C6017" w14:textId="77777777" w:rsidR="00EA72F1" w:rsidRPr="00EA72F1" w:rsidRDefault="00EA72F1" w:rsidP="00EA72F1">
      <w:pPr>
        <w:pStyle w:val="Paralistlevel1"/>
        <w:rPr>
          <w:rFonts w:asciiTheme="minorHAnsi" w:hAnsiTheme="minorHAnsi"/>
          <w:b w:val="0"/>
          <w:bCs w:val="0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Step 21: Enable MRP on Standby</w:t>
      </w:r>
    </w:p>
    <w:p w14:paraId="73CF1AE2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lastRenderedPageBreak/>
        <w:t>Start Managed Recovery Process (MRP) on the standby database for redo apply.</w:t>
      </w:r>
    </w:p>
    <w:p w14:paraId="6B4749B5" w14:textId="77777777" w:rsidR="00EA72F1" w:rsidRPr="00EA72F1" w:rsidRDefault="00EA72F1" w:rsidP="00EA72F1">
      <w:pPr>
        <w:rPr>
          <w:rFonts w:asciiTheme="minorHAnsi" w:hAnsiTheme="minorHAnsi"/>
        </w:rPr>
      </w:pPr>
    </w:p>
    <w:p w14:paraId="28E39D7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select </w:t>
      </w:r>
      <w:proofErr w:type="spellStart"/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name,open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_mode,database_role,cdb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from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v$database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;</w:t>
      </w:r>
    </w:p>
    <w:p w14:paraId="3F1CA9A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9A6750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NAME      OPEN_MODE            DATABASE_ROLE    CDB</w:t>
      </w:r>
    </w:p>
    <w:p w14:paraId="11E4F20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--------- -------------------- ---------------- ---</w:t>
      </w:r>
    </w:p>
    <w:p w14:paraId="1724BD0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PRIMARY      MOUNTED          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PHYSICAL STANDBY</w:t>
      </w: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NO</w:t>
      </w:r>
    </w:p>
    <w:p w14:paraId="77744C8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4F9847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35CE364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database recover managed standby database disconnect from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session;</w:t>
      </w:r>
      <w:proofErr w:type="gramEnd"/>
    </w:p>
    <w:p w14:paraId="1D8C325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6742A9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Database altered.</w:t>
      </w:r>
    </w:p>
    <w:p w14:paraId="5192CDC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0DE6DB4" w14:textId="746E5C4B" w:rsidR="00EA72F1" w:rsidRPr="00EA72F1" w:rsidRDefault="00EA72F1" w:rsidP="0025693A">
      <w:pPr>
        <w:pStyle w:val="L2-Heading2"/>
      </w:pPr>
      <w:bookmarkStart w:id="11" w:name="_Toc165456915"/>
      <w:r w:rsidRPr="00EA72F1">
        <w:rPr>
          <w:rStyle w:val="HTMLTypewriter"/>
          <w:rFonts w:asciiTheme="minorHAnsi" w:hAnsiTheme="minorHAnsi"/>
          <w:sz w:val="24"/>
          <w:szCs w:val="24"/>
        </w:rPr>
        <w:t>Verification</w:t>
      </w:r>
      <w:bookmarkEnd w:id="11"/>
    </w:p>
    <w:p w14:paraId="6023694E" w14:textId="77777777" w:rsidR="00EA72F1" w:rsidRPr="00EA72F1" w:rsidRDefault="00EA72F1" w:rsidP="00EA72F1">
      <w:pPr>
        <w:pStyle w:val="Paralistlevel1"/>
        <w:rPr>
          <w:rFonts w:asciiTheme="minorHAnsi" w:hAnsiTheme="minorHAnsi"/>
          <w:b w:val="0"/>
          <w:bCs w:val="0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Step 22: Verify Sync</w:t>
      </w:r>
    </w:p>
    <w:p w14:paraId="498BCA26" w14:textId="77777777" w:rsidR="00EA72F1" w:rsidRPr="00EA72F1" w:rsidRDefault="00EA72F1" w:rsidP="00EA72F1">
      <w:pPr>
        <w:pStyle w:val="parabulletslevel1"/>
        <w:tabs>
          <w:tab w:val="clear" w:pos="926"/>
          <w:tab w:val="num" w:pos="1080"/>
        </w:tabs>
        <w:ind w:left="1080"/>
        <w:rPr>
          <w:rFonts w:asciiTheme="minorHAnsi" w:hAnsiTheme="minorHAnsi"/>
          <w:sz w:val="24"/>
          <w:szCs w:val="24"/>
        </w:rPr>
      </w:pPr>
      <w:r w:rsidRPr="00EA72F1">
        <w:rPr>
          <w:rFonts w:asciiTheme="minorHAnsi" w:hAnsiTheme="minorHAnsi"/>
          <w:sz w:val="24"/>
          <w:szCs w:val="24"/>
        </w:rPr>
        <w:t>Confirm synchronization between primary and standby databases.</w:t>
      </w:r>
    </w:p>
    <w:p w14:paraId="12D6F47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Fonts w:asciiTheme="minorHAnsi" w:hAnsiTheme="minorHAnsi"/>
          <w:b/>
          <w:bCs w:val="0"/>
          <w:sz w:val="24"/>
          <w:szCs w:val="24"/>
        </w:rPr>
      </w:pPr>
      <w:r w:rsidRPr="00EA72F1">
        <w:rPr>
          <w:rFonts w:asciiTheme="minorHAnsi" w:hAnsiTheme="minorHAnsi"/>
          <w:b/>
          <w:bCs w:val="0"/>
          <w:sz w:val="24"/>
          <w:szCs w:val="24"/>
        </w:rPr>
        <w:t>On Primary</w:t>
      </w:r>
    </w:p>
    <w:p w14:paraId="5B6D38D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Fonts w:asciiTheme="minorHAnsi" w:hAnsiTheme="minorHAnsi"/>
          <w:b/>
          <w:bCs w:val="0"/>
          <w:sz w:val="24"/>
          <w:szCs w:val="24"/>
        </w:rPr>
      </w:pPr>
    </w:p>
    <w:p w14:paraId="082A987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select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thread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#,max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(sequence#) from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v$archived_log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where archived='YES' group by thread#;</w:t>
      </w:r>
    </w:p>
    <w:p w14:paraId="4C5AEB3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6FF9B6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6FA0EF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THREAD# MAX(SEQUENCE#)</w:t>
      </w:r>
    </w:p>
    <w:p w14:paraId="621C20C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---------- --------------</w:t>
      </w:r>
    </w:p>
    <w:p w14:paraId="6C23058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color w:val="FFC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C000"/>
          <w:sz w:val="24"/>
          <w:szCs w:val="24"/>
          <w:lang w:eastAsia="en-IN"/>
        </w:rPr>
        <w:t xml:space="preserve">1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FFC000"/>
          <w:sz w:val="24"/>
          <w:szCs w:val="24"/>
          <w:lang w:eastAsia="en-IN"/>
        </w:rPr>
        <w:t>65  &lt;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FFC000"/>
          <w:sz w:val="24"/>
          <w:szCs w:val="24"/>
          <w:lang w:eastAsia="en-IN"/>
        </w:rPr>
        <w:t>----</w:t>
      </w:r>
    </w:p>
    <w:p w14:paraId="1697061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color w:val="FFC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C000"/>
          <w:sz w:val="24"/>
          <w:szCs w:val="24"/>
          <w:lang w:eastAsia="en-IN"/>
        </w:rPr>
        <w:t xml:space="preserve">2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FFC000"/>
          <w:sz w:val="24"/>
          <w:szCs w:val="24"/>
          <w:lang w:eastAsia="en-IN"/>
        </w:rPr>
        <w:t>49  &lt;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FFC000"/>
          <w:sz w:val="24"/>
          <w:szCs w:val="24"/>
          <w:lang w:eastAsia="en-IN"/>
        </w:rPr>
        <w:t>----</w:t>
      </w:r>
    </w:p>
    <w:p w14:paraId="3AD0C31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8977B5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663FF1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eastAsia="en-IN"/>
        </w:rPr>
        <w:t>On Primary Instance 1:</w:t>
      </w:r>
    </w:p>
    <w:p w14:paraId="353DF59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50277D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switch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logfile;</w:t>
      </w:r>
      <w:proofErr w:type="gramEnd"/>
    </w:p>
    <w:p w14:paraId="6ABC6DD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9CE98D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65C936E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34B555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SQL&gt; /</w:t>
      </w:r>
    </w:p>
    <w:p w14:paraId="2C15D14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C09A51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79106F6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68F884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SQL&gt; /</w:t>
      </w:r>
    </w:p>
    <w:p w14:paraId="4B6C0A5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AD5CA2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46B9217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746CB1F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SQL&gt;</w:t>
      </w:r>
    </w:p>
    <w:p w14:paraId="7B1F56DA" w14:textId="77777777" w:rsidR="00C12035" w:rsidRPr="00EA72F1" w:rsidRDefault="00C12035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1EB30C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6BA942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/>
          <w:color w:val="002060"/>
          <w:sz w:val="24"/>
          <w:szCs w:val="24"/>
          <w:lang w:eastAsia="en-IN"/>
        </w:rPr>
        <w:lastRenderedPageBreak/>
        <w:t>On Primary Instance 2:</w:t>
      </w:r>
    </w:p>
    <w:p w14:paraId="2ED1E0C1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4A8150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F3B308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alter system switch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logfile;</w:t>
      </w:r>
      <w:proofErr w:type="gramEnd"/>
    </w:p>
    <w:p w14:paraId="1CC2022A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9D9CB9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1365356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CBDA0E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SQL&gt; /</w:t>
      </w:r>
    </w:p>
    <w:p w14:paraId="01D3AA6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03BC52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0007E77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A48108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SQL&gt; /</w:t>
      </w:r>
    </w:p>
    <w:p w14:paraId="49AF09B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B15D1C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System altered.</w:t>
      </w:r>
    </w:p>
    <w:p w14:paraId="6F1DC6F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467AFE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</w:p>
    <w:p w14:paraId="78D307C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2DF451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A6AB33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select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thread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#,max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(sequence#) from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v$archived_log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where archived='YES' group by thread#;</w:t>
      </w:r>
    </w:p>
    <w:p w14:paraId="4A6A045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0367D9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57DC65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THREAD# MAX(SEQUENCE#)</w:t>
      </w:r>
    </w:p>
    <w:p w14:paraId="652F4E20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---------- --------------</w:t>
      </w:r>
    </w:p>
    <w:p w14:paraId="62D4FCE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color w:val="FFC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C000"/>
          <w:sz w:val="24"/>
          <w:szCs w:val="24"/>
          <w:lang w:eastAsia="en-IN"/>
        </w:rPr>
        <w:t xml:space="preserve">1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FFC000"/>
          <w:sz w:val="24"/>
          <w:szCs w:val="24"/>
          <w:lang w:eastAsia="en-IN"/>
        </w:rPr>
        <w:t>69  &lt;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FFC000"/>
          <w:sz w:val="24"/>
          <w:szCs w:val="24"/>
          <w:lang w:eastAsia="en-IN"/>
        </w:rPr>
        <w:t>----</w:t>
      </w:r>
    </w:p>
    <w:p w14:paraId="1FF67373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color w:val="FFC00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FFC000"/>
          <w:sz w:val="24"/>
          <w:szCs w:val="24"/>
          <w:lang w:eastAsia="en-IN"/>
        </w:rPr>
        <w:t xml:space="preserve">2             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FFC000"/>
          <w:sz w:val="24"/>
          <w:szCs w:val="24"/>
          <w:lang w:eastAsia="en-IN"/>
        </w:rPr>
        <w:t>53  &lt;</w:t>
      </w:r>
      <w:proofErr w:type="gramEnd"/>
      <w:r w:rsidRPr="00EA72F1">
        <w:rPr>
          <w:rStyle w:val="HTMLTypewriter"/>
          <w:rFonts w:asciiTheme="minorHAnsi" w:hAnsiTheme="minorHAnsi"/>
          <w:bCs w:val="0"/>
          <w:color w:val="FFC000"/>
          <w:sz w:val="24"/>
          <w:szCs w:val="24"/>
          <w:lang w:eastAsia="en-IN"/>
        </w:rPr>
        <w:t>----</w:t>
      </w:r>
    </w:p>
    <w:p w14:paraId="4CB7B43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E8A10C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SQL&gt;</w:t>
      </w:r>
    </w:p>
    <w:p w14:paraId="51B277D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6AD1D6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/>
          <w:sz w:val="24"/>
          <w:szCs w:val="24"/>
          <w:lang w:eastAsia="en-IN"/>
        </w:rPr>
        <w:t>On Standby</w:t>
      </w:r>
    </w:p>
    <w:p w14:paraId="7A4D89CC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BAC5CB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SQL&gt; 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select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thread</w:t>
      </w:r>
      <w:proofErr w:type="gram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#,max</w:t>
      </w:r>
      <w:proofErr w:type="spellEnd"/>
      <w:proofErr w:type="gram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(sequence#) from </w:t>
      </w:r>
      <w:proofErr w:type="spellStart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v$archived_log</w:t>
      </w:r>
      <w:proofErr w:type="spellEnd"/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where applied='YES' group by thread#;</w:t>
      </w:r>
    </w:p>
    <w:p w14:paraId="6E6D607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51BD2A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76E68CD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THREAD# MAX(SEQUENCE#)</w:t>
      </w:r>
    </w:p>
    <w:p w14:paraId="71B7699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---------- --------------</w:t>
      </w:r>
    </w:p>
    <w:p w14:paraId="245AE65B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1             68 &lt;------</w:t>
      </w:r>
    </w:p>
    <w:p w14:paraId="4E43E788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44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2             53 &lt;------</w:t>
      </w:r>
    </w:p>
    <w:p w14:paraId="1E162845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34E34263" w14:textId="77777777" w:rsid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6286640D" w14:textId="77777777" w:rsidR="00AA3144" w:rsidRDefault="00AA3144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51BE3F00" w14:textId="77777777" w:rsidR="00AA3144" w:rsidRDefault="00AA3144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7C04495C" w14:textId="77777777" w:rsidR="00AA3144" w:rsidRPr="00EA72F1" w:rsidRDefault="00AA3144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0D76A84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1C239819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lastRenderedPageBreak/>
        <w:t>SQL</w:t>
      </w: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&gt; SELECT ARCH.THREAD# "Thread", ARCH.SEQUENCE# "Last Sequence Received", APPL.SEQUENCE# "Last Sequence Applied", (ARCH.SEQUENCE# - APPL.SEQUENCE#) "Difference" FROM (SELECT THREAD# ,SEQUENCE# FROM V$ARCHIVED_LOG WHERE (THREAD#,FIRST_TIME ) IN (SELECT THREAD#,MAX(FIRST_TIME) FROM V$ARCHIVED_LOG GROUP BY THREAD#)) ARCH,(SELECT THREAD# ,SEQUENCE# FROM V$LOG_HISTORY WHERE (THREAD#,FIRST_TIME ) IN (SELECT THREAD#,MAX(FIRST_TIME) FROM V$LOG_HISTORY GROUP BY THREAD#)) APPL WHERE ARCH.THREAD# = APPL.THREAD# ORDER BY 1;</w:t>
      </w:r>
    </w:p>
    <w:p w14:paraId="1C8EAFCE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28FB3892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</w:p>
    <w:p w14:paraId="48B5FE7F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 xml:space="preserve">    Thread Last Sequence Received Last Sequence Applied Difference</w:t>
      </w:r>
    </w:p>
    <w:p w14:paraId="08F13697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sz w:val="24"/>
          <w:szCs w:val="24"/>
          <w:lang w:eastAsia="en-IN"/>
        </w:rPr>
        <w:t>---------- ---------------------- --------------------- ----------</w:t>
      </w:r>
    </w:p>
    <w:p w14:paraId="28C7FA46" w14:textId="77777777" w:rsidR="00EA72F1" w:rsidRPr="00EA72F1" w:rsidRDefault="00EA72F1" w:rsidP="00EA72F1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   1                     69                    69          0 &lt;---</w:t>
      </w:r>
    </w:p>
    <w:p w14:paraId="07E4E189" w14:textId="72AD07AD" w:rsidR="00AA3144" w:rsidRDefault="00EA72F1" w:rsidP="00AA3144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  <w:r w:rsidRPr="00EA72F1"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 xml:space="preserve">     2                     53                    53          0 &lt;---</w:t>
      </w:r>
    </w:p>
    <w:p w14:paraId="78AB89AE" w14:textId="77777777" w:rsidR="00AA3144" w:rsidRDefault="00AA3144" w:rsidP="00AA3144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</w:p>
    <w:p w14:paraId="5D9B3BC6" w14:textId="77777777" w:rsidR="00AA3144" w:rsidRDefault="00AA3144" w:rsidP="00AA3144">
      <w:pPr>
        <w:pStyle w:val="parabulletslevel1"/>
        <w:numPr>
          <w:ilvl w:val="0"/>
          <w:numId w:val="0"/>
        </w:numPr>
        <w:ind w:left="1080"/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</w:pPr>
    </w:p>
    <w:p w14:paraId="3C3C8104" w14:textId="144EA902" w:rsidR="00AA3144" w:rsidRPr="00AA3144" w:rsidRDefault="00AA3144" w:rsidP="00AA3144">
      <w:pPr>
        <w:pStyle w:val="parabulletslevel1"/>
        <w:numPr>
          <w:ilvl w:val="0"/>
          <w:numId w:val="0"/>
        </w:numPr>
        <w:rPr>
          <w:rFonts w:asciiTheme="minorHAnsi" w:hAnsiTheme="minorHAnsi" w:cs="Courier New"/>
          <w:bCs w:val="0"/>
          <w:color w:val="002060"/>
          <w:sz w:val="24"/>
          <w:szCs w:val="24"/>
          <w:lang w:eastAsia="en-IN"/>
        </w:rPr>
      </w:pPr>
      <w:r>
        <w:rPr>
          <w:rStyle w:val="HTMLTypewriter"/>
          <w:rFonts w:asciiTheme="minorHAnsi" w:hAnsiTheme="minorHAnsi"/>
          <w:bCs w:val="0"/>
          <w:color w:val="002060"/>
          <w:sz w:val="24"/>
          <w:szCs w:val="24"/>
          <w:lang w:eastAsia="en-IN"/>
        </w:rPr>
        <w:t>######################################################################################################################################################</w:t>
      </w:r>
    </w:p>
    <w:p w14:paraId="467BDA01" w14:textId="77777777" w:rsidR="00803D59" w:rsidRPr="00EA72F1" w:rsidRDefault="00803D59">
      <w:pPr>
        <w:rPr>
          <w:rFonts w:asciiTheme="minorHAnsi" w:hAnsiTheme="minorHAnsi"/>
        </w:rPr>
      </w:pPr>
    </w:p>
    <w:sectPr w:rsidR="00803D59" w:rsidRPr="00EA72F1" w:rsidSect="00EA72F1">
      <w:headerReference w:type="default" r:id="rId33"/>
      <w:headerReference w:type="first" r:id="rId34"/>
      <w:pgSz w:w="11909" w:h="16834" w:code="9"/>
      <w:pgMar w:top="1872" w:right="710" w:bottom="108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75500C" w14:textId="77777777" w:rsidR="00D260DC" w:rsidRDefault="00D260DC" w:rsidP="00EA72F1">
      <w:r>
        <w:separator/>
      </w:r>
    </w:p>
  </w:endnote>
  <w:endnote w:type="continuationSeparator" w:id="0">
    <w:p w14:paraId="17BE30A7" w14:textId="77777777" w:rsidR="00D260DC" w:rsidRDefault="00D260DC" w:rsidP="00EA7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old">
    <w:panose1 w:val="00000000000000000000"/>
    <w:charset w:val="00"/>
    <w:family w:val="roman"/>
    <w:notTrueType/>
    <w:pitch w:val="default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37B0FC" w14:textId="77777777" w:rsidR="00D260DC" w:rsidRDefault="00D260DC" w:rsidP="00EA72F1">
      <w:r>
        <w:separator/>
      </w:r>
    </w:p>
  </w:footnote>
  <w:footnote w:type="continuationSeparator" w:id="0">
    <w:p w14:paraId="2519E4C7" w14:textId="77777777" w:rsidR="00D260DC" w:rsidRDefault="00D260DC" w:rsidP="00EA72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232CA" w14:textId="77777777" w:rsidR="00DB7CA7" w:rsidRPr="0006082B" w:rsidRDefault="00DB7CA7" w:rsidP="00E96068">
    <w:pPr>
      <w:pStyle w:val="Header"/>
      <w:jc w:val="right"/>
      <w:rPr>
        <w:rFonts w:ascii="Arial" w:hAnsi="Arial" w:cs="Arial"/>
        <w:b/>
      </w:rPr>
    </w:pPr>
  </w:p>
  <w:p w14:paraId="30634D1F" w14:textId="77777777" w:rsidR="00DB7CA7" w:rsidRPr="0006082B" w:rsidRDefault="00000000" w:rsidP="00E96068">
    <w:pPr>
      <w:pStyle w:val="Header"/>
      <w:jc w:val="center"/>
      <w:rPr>
        <w:rFonts w:ascii="Arial" w:hAnsi="Arial" w:cs="Arial"/>
        <w:b/>
      </w:rPr>
    </w:pPr>
    <w:r w:rsidRPr="0006082B">
      <w:rPr>
        <w:rFonts w:ascii="Arial" w:hAnsi="Arial" w:cs="Arial"/>
        <w:b/>
      </w:rPr>
      <w:t xml:space="preserve">                                                    </w:t>
    </w:r>
  </w:p>
  <w:p w14:paraId="6C925AA7" w14:textId="77777777" w:rsidR="00DB7CA7" w:rsidRPr="0006082B" w:rsidRDefault="00DB7CA7" w:rsidP="00E96068">
    <w:pPr>
      <w:pStyle w:val="Header"/>
      <w:tabs>
        <w:tab w:val="clear" w:pos="4320"/>
        <w:tab w:val="clear" w:pos="8640"/>
        <w:tab w:val="center" w:pos="9360"/>
      </w:tabs>
      <w:jc w:val="center"/>
      <w:rPr>
        <w:rFonts w:ascii="Arial" w:hAnsi="Arial" w:cs="Arial"/>
        <w:b/>
      </w:rPr>
    </w:pPr>
  </w:p>
  <w:p w14:paraId="45ACA1F1" w14:textId="77777777" w:rsidR="00DB7CA7" w:rsidRPr="0091104B" w:rsidRDefault="00000000" w:rsidP="00E96068">
    <w:pPr>
      <w:pStyle w:val="L2-Header"/>
    </w:pPr>
    <w:r>
      <w:t>Dataguard Setup in Oracle</w:t>
    </w:r>
    <w:r>
      <w:tab/>
      <w:t>Ver 1.0</w:t>
    </w:r>
  </w:p>
  <w:p w14:paraId="0ACD7C56" w14:textId="77777777" w:rsidR="00DB7CA7" w:rsidRPr="00E96068" w:rsidRDefault="00DB7CA7" w:rsidP="00E960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FDBD99" w14:textId="3D3DA2F0" w:rsidR="00DB7CA7" w:rsidRPr="00AA3E57" w:rsidRDefault="00DB7CA7" w:rsidP="0051686C">
    <w:pPr>
      <w:pStyle w:val="Header"/>
      <w:tabs>
        <w:tab w:val="clear" w:pos="8640"/>
        <w:tab w:val="right" w:pos="9360"/>
      </w:tabs>
      <w:rPr>
        <w:rFonts w:ascii="Arial Black" w:hAnsi="Arial Black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228E1B92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  <w:sz w:val="22"/>
        <w:szCs w:val="22"/>
      </w:rPr>
    </w:lvl>
  </w:abstractNum>
  <w:abstractNum w:abstractNumId="1" w15:restartNumberingAfterBreak="0">
    <w:nsid w:val="02837A47"/>
    <w:multiLevelType w:val="hybridMultilevel"/>
    <w:tmpl w:val="629422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52C93"/>
    <w:multiLevelType w:val="hybridMultilevel"/>
    <w:tmpl w:val="B5B6AE00"/>
    <w:lvl w:ilvl="0" w:tplc="40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" w15:restartNumberingAfterBreak="0">
    <w:nsid w:val="0A4E13AF"/>
    <w:multiLevelType w:val="hybridMultilevel"/>
    <w:tmpl w:val="C41CE720"/>
    <w:lvl w:ilvl="0" w:tplc="40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4" w15:restartNumberingAfterBreak="0">
    <w:nsid w:val="119C502D"/>
    <w:multiLevelType w:val="hybridMultilevel"/>
    <w:tmpl w:val="598CECE4"/>
    <w:lvl w:ilvl="0" w:tplc="A83E0180">
      <w:start w:val="1"/>
      <w:numFmt w:val="upperLetter"/>
      <w:pStyle w:val="Paralistlevel2"/>
      <w:lvlText w:val="%1."/>
      <w:lvlJc w:val="left"/>
      <w:pPr>
        <w:ind w:left="757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477" w:hanging="360"/>
      </w:pPr>
    </w:lvl>
    <w:lvl w:ilvl="2" w:tplc="4009001B" w:tentative="1">
      <w:start w:val="1"/>
      <w:numFmt w:val="lowerRoman"/>
      <w:lvlText w:val="%3."/>
      <w:lvlJc w:val="right"/>
      <w:pPr>
        <w:ind w:left="2197" w:hanging="180"/>
      </w:pPr>
    </w:lvl>
    <w:lvl w:ilvl="3" w:tplc="4009000F" w:tentative="1">
      <w:start w:val="1"/>
      <w:numFmt w:val="decimal"/>
      <w:lvlText w:val="%4."/>
      <w:lvlJc w:val="left"/>
      <w:pPr>
        <w:ind w:left="2917" w:hanging="360"/>
      </w:pPr>
    </w:lvl>
    <w:lvl w:ilvl="4" w:tplc="40090019" w:tentative="1">
      <w:start w:val="1"/>
      <w:numFmt w:val="lowerLetter"/>
      <w:lvlText w:val="%5."/>
      <w:lvlJc w:val="left"/>
      <w:pPr>
        <w:ind w:left="3637" w:hanging="360"/>
      </w:pPr>
    </w:lvl>
    <w:lvl w:ilvl="5" w:tplc="4009001B" w:tentative="1">
      <w:start w:val="1"/>
      <w:numFmt w:val="lowerRoman"/>
      <w:lvlText w:val="%6."/>
      <w:lvlJc w:val="right"/>
      <w:pPr>
        <w:ind w:left="4357" w:hanging="180"/>
      </w:pPr>
    </w:lvl>
    <w:lvl w:ilvl="6" w:tplc="4009000F" w:tentative="1">
      <w:start w:val="1"/>
      <w:numFmt w:val="decimal"/>
      <w:lvlText w:val="%7."/>
      <w:lvlJc w:val="left"/>
      <w:pPr>
        <w:ind w:left="5077" w:hanging="360"/>
      </w:pPr>
    </w:lvl>
    <w:lvl w:ilvl="7" w:tplc="40090019" w:tentative="1">
      <w:start w:val="1"/>
      <w:numFmt w:val="lowerLetter"/>
      <w:lvlText w:val="%8."/>
      <w:lvlJc w:val="left"/>
      <w:pPr>
        <w:ind w:left="5797" w:hanging="360"/>
      </w:pPr>
    </w:lvl>
    <w:lvl w:ilvl="8" w:tplc="40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13EC665D"/>
    <w:multiLevelType w:val="hybridMultilevel"/>
    <w:tmpl w:val="1D1864F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240458"/>
    <w:multiLevelType w:val="hybridMultilevel"/>
    <w:tmpl w:val="0BA648B6"/>
    <w:lvl w:ilvl="0" w:tplc="FFFFFFFF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20D55098"/>
    <w:multiLevelType w:val="hybridMultilevel"/>
    <w:tmpl w:val="6876D8FA"/>
    <w:lvl w:ilvl="0" w:tplc="A0380BFA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327E99D6">
      <w:start w:val="1"/>
      <w:numFmt w:val="bullet"/>
      <w:lvlText w:val=""/>
      <w:lvlJc w:val="left"/>
      <w:pPr>
        <w:tabs>
          <w:tab w:val="num" w:pos="-360"/>
        </w:tabs>
        <w:ind w:left="-360" w:hanging="360"/>
      </w:pPr>
      <w:rPr>
        <w:rFonts w:ascii="Symbol" w:hAnsi="Symbol" w:hint="default"/>
      </w:rPr>
    </w:lvl>
    <w:lvl w:ilvl="2" w:tplc="BCAE0132">
      <w:start w:val="1"/>
      <w:numFmt w:val="bullet"/>
      <w:pStyle w:val="L2-Hypenbullets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3" w:tplc="D9F290A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4" w:tplc="2EFE1A3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5" w:tplc="E6FCE9B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6" w:tplc="ABA41CE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7" w:tplc="39D0352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8" w:tplc="6940592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76F7BFB"/>
    <w:multiLevelType w:val="hybridMultilevel"/>
    <w:tmpl w:val="616E4828"/>
    <w:lvl w:ilvl="0" w:tplc="57AE003A">
      <w:start w:val="1"/>
      <w:numFmt w:val="decimal"/>
      <w:lvlText w:val="%1.1"/>
      <w:lvlJc w:val="left"/>
      <w:pPr>
        <w:ind w:left="75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7" w:hanging="360"/>
      </w:pPr>
    </w:lvl>
    <w:lvl w:ilvl="2" w:tplc="4009001B" w:tentative="1">
      <w:start w:val="1"/>
      <w:numFmt w:val="lowerRoman"/>
      <w:lvlText w:val="%3."/>
      <w:lvlJc w:val="right"/>
      <w:pPr>
        <w:ind w:left="2197" w:hanging="180"/>
      </w:pPr>
    </w:lvl>
    <w:lvl w:ilvl="3" w:tplc="4009000F" w:tentative="1">
      <w:start w:val="1"/>
      <w:numFmt w:val="decimal"/>
      <w:lvlText w:val="%4."/>
      <w:lvlJc w:val="left"/>
      <w:pPr>
        <w:ind w:left="2917" w:hanging="360"/>
      </w:pPr>
    </w:lvl>
    <w:lvl w:ilvl="4" w:tplc="40090019" w:tentative="1">
      <w:start w:val="1"/>
      <w:numFmt w:val="lowerLetter"/>
      <w:lvlText w:val="%5."/>
      <w:lvlJc w:val="left"/>
      <w:pPr>
        <w:ind w:left="3637" w:hanging="360"/>
      </w:pPr>
    </w:lvl>
    <w:lvl w:ilvl="5" w:tplc="4009001B" w:tentative="1">
      <w:start w:val="1"/>
      <w:numFmt w:val="lowerRoman"/>
      <w:lvlText w:val="%6."/>
      <w:lvlJc w:val="right"/>
      <w:pPr>
        <w:ind w:left="4357" w:hanging="180"/>
      </w:pPr>
    </w:lvl>
    <w:lvl w:ilvl="6" w:tplc="4009000F" w:tentative="1">
      <w:start w:val="1"/>
      <w:numFmt w:val="decimal"/>
      <w:lvlText w:val="%7."/>
      <w:lvlJc w:val="left"/>
      <w:pPr>
        <w:ind w:left="5077" w:hanging="360"/>
      </w:pPr>
    </w:lvl>
    <w:lvl w:ilvl="7" w:tplc="40090019" w:tentative="1">
      <w:start w:val="1"/>
      <w:numFmt w:val="lowerLetter"/>
      <w:lvlText w:val="%8."/>
      <w:lvlJc w:val="left"/>
      <w:pPr>
        <w:ind w:left="5797" w:hanging="360"/>
      </w:pPr>
    </w:lvl>
    <w:lvl w:ilvl="8" w:tplc="40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9" w15:restartNumberingAfterBreak="0">
    <w:nsid w:val="28212448"/>
    <w:multiLevelType w:val="hybridMultilevel"/>
    <w:tmpl w:val="73AE610E"/>
    <w:lvl w:ilvl="0" w:tplc="FFFFFFFF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35" w:hanging="360"/>
      </w:pPr>
    </w:lvl>
    <w:lvl w:ilvl="2" w:tplc="FFFFFFFF" w:tentative="1">
      <w:start w:val="1"/>
      <w:numFmt w:val="lowerRoman"/>
      <w:lvlText w:val="%3."/>
      <w:lvlJc w:val="right"/>
      <w:pPr>
        <w:ind w:left="2355" w:hanging="180"/>
      </w:pPr>
    </w:lvl>
    <w:lvl w:ilvl="3" w:tplc="FFFFFFFF" w:tentative="1">
      <w:start w:val="1"/>
      <w:numFmt w:val="decimal"/>
      <w:lvlText w:val="%4."/>
      <w:lvlJc w:val="left"/>
      <w:pPr>
        <w:ind w:left="3075" w:hanging="360"/>
      </w:pPr>
    </w:lvl>
    <w:lvl w:ilvl="4" w:tplc="FFFFFFFF" w:tentative="1">
      <w:start w:val="1"/>
      <w:numFmt w:val="lowerLetter"/>
      <w:lvlText w:val="%5."/>
      <w:lvlJc w:val="left"/>
      <w:pPr>
        <w:ind w:left="3795" w:hanging="360"/>
      </w:pPr>
    </w:lvl>
    <w:lvl w:ilvl="5" w:tplc="FFFFFFFF" w:tentative="1">
      <w:start w:val="1"/>
      <w:numFmt w:val="lowerRoman"/>
      <w:lvlText w:val="%6."/>
      <w:lvlJc w:val="right"/>
      <w:pPr>
        <w:ind w:left="4515" w:hanging="180"/>
      </w:pPr>
    </w:lvl>
    <w:lvl w:ilvl="6" w:tplc="FFFFFFFF" w:tentative="1">
      <w:start w:val="1"/>
      <w:numFmt w:val="decimal"/>
      <w:lvlText w:val="%7."/>
      <w:lvlJc w:val="left"/>
      <w:pPr>
        <w:ind w:left="5235" w:hanging="360"/>
      </w:pPr>
    </w:lvl>
    <w:lvl w:ilvl="7" w:tplc="FFFFFFFF" w:tentative="1">
      <w:start w:val="1"/>
      <w:numFmt w:val="lowerLetter"/>
      <w:lvlText w:val="%8."/>
      <w:lvlJc w:val="left"/>
      <w:pPr>
        <w:ind w:left="5955" w:hanging="360"/>
      </w:pPr>
    </w:lvl>
    <w:lvl w:ilvl="8" w:tplc="FFFFFFFF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0" w15:restartNumberingAfterBreak="0">
    <w:nsid w:val="2D973588"/>
    <w:multiLevelType w:val="hybridMultilevel"/>
    <w:tmpl w:val="AA74C9C8"/>
    <w:lvl w:ilvl="0" w:tplc="4009000B">
      <w:start w:val="1"/>
      <w:numFmt w:val="bullet"/>
      <w:lvlText w:val=""/>
      <w:lvlJc w:val="left"/>
      <w:pPr>
        <w:ind w:left="78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11" w15:restartNumberingAfterBreak="0">
    <w:nsid w:val="38A835B3"/>
    <w:multiLevelType w:val="hybridMultilevel"/>
    <w:tmpl w:val="73AE610E"/>
    <w:lvl w:ilvl="0" w:tplc="70A29610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35" w:hanging="360"/>
      </w:pPr>
    </w:lvl>
    <w:lvl w:ilvl="2" w:tplc="4009001B" w:tentative="1">
      <w:start w:val="1"/>
      <w:numFmt w:val="lowerRoman"/>
      <w:lvlText w:val="%3."/>
      <w:lvlJc w:val="right"/>
      <w:pPr>
        <w:ind w:left="2355" w:hanging="180"/>
      </w:pPr>
    </w:lvl>
    <w:lvl w:ilvl="3" w:tplc="4009000F" w:tentative="1">
      <w:start w:val="1"/>
      <w:numFmt w:val="decimal"/>
      <w:lvlText w:val="%4."/>
      <w:lvlJc w:val="left"/>
      <w:pPr>
        <w:ind w:left="3075" w:hanging="360"/>
      </w:pPr>
    </w:lvl>
    <w:lvl w:ilvl="4" w:tplc="40090019" w:tentative="1">
      <w:start w:val="1"/>
      <w:numFmt w:val="lowerLetter"/>
      <w:lvlText w:val="%5."/>
      <w:lvlJc w:val="left"/>
      <w:pPr>
        <w:ind w:left="3795" w:hanging="360"/>
      </w:pPr>
    </w:lvl>
    <w:lvl w:ilvl="5" w:tplc="4009001B" w:tentative="1">
      <w:start w:val="1"/>
      <w:numFmt w:val="lowerRoman"/>
      <w:lvlText w:val="%6."/>
      <w:lvlJc w:val="right"/>
      <w:pPr>
        <w:ind w:left="4515" w:hanging="180"/>
      </w:pPr>
    </w:lvl>
    <w:lvl w:ilvl="6" w:tplc="4009000F" w:tentative="1">
      <w:start w:val="1"/>
      <w:numFmt w:val="decimal"/>
      <w:lvlText w:val="%7."/>
      <w:lvlJc w:val="left"/>
      <w:pPr>
        <w:ind w:left="5235" w:hanging="360"/>
      </w:pPr>
    </w:lvl>
    <w:lvl w:ilvl="7" w:tplc="40090019" w:tentative="1">
      <w:start w:val="1"/>
      <w:numFmt w:val="lowerLetter"/>
      <w:lvlText w:val="%8."/>
      <w:lvlJc w:val="left"/>
      <w:pPr>
        <w:ind w:left="5955" w:hanging="360"/>
      </w:pPr>
    </w:lvl>
    <w:lvl w:ilvl="8" w:tplc="40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2" w15:restartNumberingAfterBreak="0">
    <w:nsid w:val="39162DCA"/>
    <w:multiLevelType w:val="hybridMultilevel"/>
    <w:tmpl w:val="9168AFFE"/>
    <w:lvl w:ilvl="0" w:tplc="DA40776E">
      <w:start w:val="1"/>
      <w:numFmt w:val="bullet"/>
      <w:pStyle w:val="L2-Heading2Bullets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DA40776E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96D38A8"/>
    <w:multiLevelType w:val="multilevel"/>
    <w:tmpl w:val="303CC24E"/>
    <w:lvl w:ilvl="0">
      <w:start w:val="1"/>
      <w:numFmt w:val="bullet"/>
      <w:pStyle w:val="parabulletslevel3"/>
      <w:lvlText w:val=""/>
      <w:lvlJc w:val="left"/>
      <w:pPr>
        <w:tabs>
          <w:tab w:val="num" w:pos="1646"/>
        </w:tabs>
        <w:ind w:left="1646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366"/>
        </w:tabs>
        <w:ind w:left="2366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3086"/>
        </w:tabs>
        <w:ind w:left="3086" w:hanging="360"/>
      </w:pPr>
    </w:lvl>
    <w:lvl w:ilvl="3" w:tentative="1">
      <w:start w:val="1"/>
      <w:numFmt w:val="decimal"/>
      <w:lvlText w:val="%4."/>
      <w:lvlJc w:val="left"/>
      <w:pPr>
        <w:tabs>
          <w:tab w:val="num" w:pos="3806"/>
        </w:tabs>
        <w:ind w:left="3806" w:hanging="360"/>
      </w:pPr>
    </w:lvl>
    <w:lvl w:ilvl="4" w:tentative="1">
      <w:start w:val="1"/>
      <w:numFmt w:val="decimal"/>
      <w:lvlText w:val="%5."/>
      <w:lvlJc w:val="left"/>
      <w:pPr>
        <w:tabs>
          <w:tab w:val="num" w:pos="4526"/>
        </w:tabs>
        <w:ind w:left="4526" w:hanging="360"/>
      </w:pPr>
    </w:lvl>
    <w:lvl w:ilvl="5" w:tentative="1">
      <w:start w:val="1"/>
      <w:numFmt w:val="decimal"/>
      <w:lvlText w:val="%6."/>
      <w:lvlJc w:val="left"/>
      <w:pPr>
        <w:tabs>
          <w:tab w:val="num" w:pos="5246"/>
        </w:tabs>
        <w:ind w:left="5246" w:hanging="360"/>
      </w:pPr>
    </w:lvl>
    <w:lvl w:ilvl="6" w:tentative="1">
      <w:start w:val="1"/>
      <w:numFmt w:val="decimal"/>
      <w:lvlText w:val="%7."/>
      <w:lvlJc w:val="left"/>
      <w:pPr>
        <w:tabs>
          <w:tab w:val="num" w:pos="5966"/>
        </w:tabs>
        <w:ind w:left="5966" w:hanging="360"/>
      </w:pPr>
    </w:lvl>
    <w:lvl w:ilvl="7" w:tentative="1">
      <w:start w:val="1"/>
      <w:numFmt w:val="decimal"/>
      <w:lvlText w:val="%8."/>
      <w:lvlJc w:val="left"/>
      <w:pPr>
        <w:tabs>
          <w:tab w:val="num" w:pos="6686"/>
        </w:tabs>
        <w:ind w:left="6686" w:hanging="360"/>
      </w:pPr>
    </w:lvl>
    <w:lvl w:ilvl="8" w:tentative="1">
      <w:start w:val="1"/>
      <w:numFmt w:val="decimal"/>
      <w:lvlText w:val="%9."/>
      <w:lvlJc w:val="left"/>
      <w:pPr>
        <w:tabs>
          <w:tab w:val="num" w:pos="7406"/>
        </w:tabs>
        <w:ind w:left="7406" w:hanging="360"/>
      </w:pPr>
    </w:lvl>
  </w:abstractNum>
  <w:abstractNum w:abstractNumId="14" w15:restartNumberingAfterBreak="0">
    <w:nsid w:val="3BF723EF"/>
    <w:multiLevelType w:val="hybridMultilevel"/>
    <w:tmpl w:val="C02E397E"/>
    <w:lvl w:ilvl="0" w:tplc="207A6312">
      <w:start w:val="1"/>
      <w:numFmt w:val="bullet"/>
      <w:pStyle w:val="L2-Heading1Bullets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3D70D5"/>
    <w:multiLevelType w:val="singleLevel"/>
    <w:tmpl w:val="051A3054"/>
    <w:lvl w:ilvl="0">
      <w:start w:val="1"/>
      <w:numFmt w:val="bullet"/>
      <w:pStyle w:val="BulletedLis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47990514"/>
    <w:multiLevelType w:val="multilevel"/>
    <w:tmpl w:val="0048278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pStyle w:val="L2-Heading2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/>
        <w:bCs/>
        <w:color w:val="000000"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 w15:restartNumberingAfterBreak="0">
    <w:nsid w:val="4F177B31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18" w15:restartNumberingAfterBreak="0">
    <w:nsid w:val="50576CB7"/>
    <w:multiLevelType w:val="hybridMultilevel"/>
    <w:tmpl w:val="0F9EA5AE"/>
    <w:lvl w:ilvl="0" w:tplc="40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9" w15:restartNumberingAfterBreak="0">
    <w:nsid w:val="5186505D"/>
    <w:multiLevelType w:val="hybridMultilevel"/>
    <w:tmpl w:val="5DBC48A0"/>
    <w:lvl w:ilvl="0" w:tplc="FFFFFFFF">
      <w:start w:val="1"/>
      <w:numFmt w:val="bullet"/>
      <w:pStyle w:val="ABULLET"/>
      <w:lvlText w:val=""/>
      <w:lvlJc w:val="left"/>
      <w:pPr>
        <w:tabs>
          <w:tab w:val="num" w:pos="990"/>
        </w:tabs>
        <w:ind w:left="99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710"/>
        </w:tabs>
        <w:ind w:left="171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430"/>
        </w:tabs>
        <w:ind w:left="24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150"/>
        </w:tabs>
        <w:ind w:left="31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870"/>
        </w:tabs>
        <w:ind w:left="387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10"/>
        </w:tabs>
        <w:ind w:left="53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030"/>
        </w:tabs>
        <w:ind w:left="603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</w:rPr>
    </w:lvl>
  </w:abstractNum>
  <w:abstractNum w:abstractNumId="20" w15:restartNumberingAfterBreak="0">
    <w:nsid w:val="579776F1"/>
    <w:multiLevelType w:val="multilevel"/>
    <w:tmpl w:val="79BCC51C"/>
    <w:lvl w:ilvl="0">
      <w:start w:val="1"/>
      <w:numFmt w:val="lowerLetter"/>
      <w:pStyle w:val="paralistlevel3"/>
      <w:lvlText w:val="%1)"/>
      <w:lvlJc w:val="left"/>
      <w:pPr>
        <w:tabs>
          <w:tab w:val="num" w:pos="2160"/>
        </w:tabs>
        <w:ind w:left="21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1" w15:restartNumberingAfterBreak="0">
    <w:nsid w:val="6D9C3F7C"/>
    <w:multiLevelType w:val="hybridMultilevel"/>
    <w:tmpl w:val="5712C0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0C804DC"/>
    <w:multiLevelType w:val="singleLevel"/>
    <w:tmpl w:val="D918EBAE"/>
    <w:lvl w:ilvl="0">
      <w:start w:val="1"/>
      <w:numFmt w:val="bullet"/>
      <w:pStyle w:val="BulletedLis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3" w15:restartNumberingAfterBreak="0">
    <w:nsid w:val="7A876B6F"/>
    <w:multiLevelType w:val="multilevel"/>
    <w:tmpl w:val="6D864194"/>
    <w:lvl w:ilvl="0">
      <w:start w:val="1"/>
      <w:numFmt w:val="decimal"/>
      <w:pStyle w:val="dummy"/>
      <w:lvlText w:val="%1.0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7DB55447"/>
    <w:multiLevelType w:val="hybridMultilevel"/>
    <w:tmpl w:val="CFEE7C0A"/>
    <w:lvl w:ilvl="0" w:tplc="FFFFFFFF">
      <w:start w:val="1"/>
      <w:numFmt w:val="bullet"/>
      <w:pStyle w:val="Clearformatting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eastAsia="Times New Roman" w:hAnsi="Arial" w:cs="Aria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4A3A94"/>
    <w:multiLevelType w:val="hybridMultilevel"/>
    <w:tmpl w:val="4C48C7AA"/>
    <w:lvl w:ilvl="0" w:tplc="D51E9B06">
      <w:numFmt w:val="bullet"/>
      <w:pStyle w:val="L2-HyphenBullets"/>
      <w:lvlText w:val="-"/>
      <w:lvlJc w:val="left"/>
      <w:pPr>
        <w:tabs>
          <w:tab w:val="num" w:pos="4320"/>
        </w:tabs>
        <w:ind w:left="4320" w:hanging="360"/>
      </w:pPr>
      <w:rPr>
        <w:rFonts w:ascii="Arial" w:eastAsia="Times New Roman" w:hAnsi="Arial" w:cs="Arial" w:hint="default"/>
      </w:rPr>
    </w:lvl>
    <w:lvl w:ilvl="1" w:tplc="9ADC94D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53EAA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1B1C724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num w:numId="1" w16cid:durableId="1453553596">
    <w:abstractNumId w:val="16"/>
  </w:num>
  <w:num w:numId="2" w16cid:durableId="801536751">
    <w:abstractNumId w:val="15"/>
  </w:num>
  <w:num w:numId="3" w16cid:durableId="1862428444">
    <w:abstractNumId w:val="22"/>
  </w:num>
  <w:num w:numId="4" w16cid:durableId="1537936201">
    <w:abstractNumId w:val="19"/>
  </w:num>
  <w:num w:numId="5" w16cid:durableId="500311591">
    <w:abstractNumId w:val="24"/>
  </w:num>
  <w:num w:numId="6" w16cid:durableId="1555197752">
    <w:abstractNumId w:val="17"/>
  </w:num>
  <w:num w:numId="7" w16cid:durableId="61568514">
    <w:abstractNumId w:val="23"/>
  </w:num>
  <w:num w:numId="8" w16cid:durableId="1843667722">
    <w:abstractNumId w:val="25"/>
  </w:num>
  <w:num w:numId="9" w16cid:durableId="2126731985">
    <w:abstractNumId w:val="12"/>
  </w:num>
  <w:num w:numId="10" w16cid:durableId="1295673148">
    <w:abstractNumId w:val="7"/>
  </w:num>
  <w:num w:numId="11" w16cid:durableId="896937216">
    <w:abstractNumId w:val="14"/>
  </w:num>
  <w:num w:numId="12" w16cid:durableId="419184027">
    <w:abstractNumId w:val="21"/>
  </w:num>
  <w:num w:numId="13" w16cid:durableId="662396638">
    <w:abstractNumId w:val="6"/>
  </w:num>
  <w:num w:numId="14" w16cid:durableId="1005867711">
    <w:abstractNumId w:val="4"/>
  </w:num>
  <w:num w:numId="15" w16cid:durableId="551890870">
    <w:abstractNumId w:val="0"/>
  </w:num>
  <w:num w:numId="16" w16cid:durableId="1325623992">
    <w:abstractNumId w:val="20"/>
  </w:num>
  <w:num w:numId="17" w16cid:durableId="1593588828">
    <w:abstractNumId w:val="13"/>
  </w:num>
  <w:num w:numId="18" w16cid:durableId="1788161033">
    <w:abstractNumId w:val="10"/>
  </w:num>
  <w:num w:numId="19" w16cid:durableId="37821353">
    <w:abstractNumId w:val="8"/>
  </w:num>
  <w:num w:numId="20" w16cid:durableId="460660268">
    <w:abstractNumId w:val="4"/>
    <w:lvlOverride w:ilvl="0">
      <w:startOverride w:val="1"/>
    </w:lvlOverride>
  </w:num>
  <w:num w:numId="21" w16cid:durableId="32389006">
    <w:abstractNumId w:val="5"/>
  </w:num>
  <w:num w:numId="22" w16cid:durableId="1283924030">
    <w:abstractNumId w:val="1"/>
  </w:num>
  <w:num w:numId="23" w16cid:durableId="1326787968">
    <w:abstractNumId w:val="21"/>
  </w:num>
  <w:num w:numId="24" w16cid:durableId="482892664">
    <w:abstractNumId w:val="18"/>
  </w:num>
  <w:num w:numId="25" w16cid:durableId="1126584180">
    <w:abstractNumId w:val="11"/>
  </w:num>
  <w:num w:numId="26" w16cid:durableId="1666712650">
    <w:abstractNumId w:val="3"/>
  </w:num>
  <w:num w:numId="27" w16cid:durableId="1021010352">
    <w:abstractNumId w:val="1"/>
  </w:num>
  <w:num w:numId="28" w16cid:durableId="1743142024">
    <w:abstractNumId w:val="9"/>
  </w:num>
  <w:num w:numId="29" w16cid:durableId="63421683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Ganesh Velpula">
    <w15:presenceInfo w15:providerId="AD" w15:userId="S::Ganesh.Velpula@waisl.in::770579f6-dceb-4945-b485-a46326c220b3"/>
  </w15:person>
  <w15:person w15:author="Shiva Kumar Pendem">
    <w15:presenceInfo w15:providerId="AD" w15:userId="S::shiva.pendem@waisl.in::af401bd3-1fe0-4453-8026-87ca1e8213a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2F1"/>
    <w:rsid w:val="0009219C"/>
    <w:rsid w:val="00132902"/>
    <w:rsid w:val="00141CAC"/>
    <w:rsid w:val="001A0280"/>
    <w:rsid w:val="001B47D8"/>
    <w:rsid w:val="0025693A"/>
    <w:rsid w:val="002D44F8"/>
    <w:rsid w:val="002E754D"/>
    <w:rsid w:val="003059A5"/>
    <w:rsid w:val="003A1074"/>
    <w:rsid w:val="004455E2"/>
    <w:rsid w:val="004963A5"/>
    <w:rsid w:val="0058509D"/>
    <w:rsid w:val="00635BC8"/>
    <w:rsid w:val="00693724"/>
    <w:rsid w:val="006F4D76"/>
    <w:rsid w:val="00721E5F"/>
    <w:rsid w:val="007233D9"/>
    <w:rsid w:val="00765940"/>
    <w:rsid w:val="0077385E"/>
    <w:rsid w:val="00783FC3"/>
    <w:rsid w:val="00803D59"/>
    <w:rsid w:val="008B7157"/>
    <w:rsid w:val="008C667C"/>
    <w:rsid w:val="008F4EDE"/>
    <w:rsid w:val="00940E1B"/>
    <w:rsid w:val="009837F3"/>
    <w:rsid w:val="009D1600"/>
    <w:rsid w:val="00A85937"/>
    <w:rsid w:val="00A943B6"/>
    <w:rsid w:val="00AA3144"/>
    <w:rsid w:val="00B36F63"/>
    <w:rsid w:val="00B445C7"/>
    <w:rsid w:val="00BD057B"/>
    <w:rsid w:val="00BF50E2"/>
    <w:rsid w:val="00C12035"/>
    <w:rsid w:val="00CB149F"/>
    <w:rsid w:val="00CF0C07"/>
    <w:rsid w:val="00D260DC"/>
    <w:rsid w:val="00D72920"/>
    <w:rsid w:val="00DB7CA7"/>
    <w:rsid w:val="00DD077F"/>
    <w:rsid w:val="00E75D81"/>
    <w:rsid w:val="00EA72F1"/>
    <w:rsid w:val="00EE08DA"/>
    <w:rsid w:val="00F71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D1F26"/>
  <w15:chartTrackingRefBased/>
  <w15:docId w15:val="{E01DC7C9-6F36-4F36-97DB-A301D2625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iPriority="0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iPriority="0" w:unhideWhenUsed="1"/>
    <w:lsdException w:name="Table Grid" w:uiPriority="0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2F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EA72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EA72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EA72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EA72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72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72F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72F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72F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72F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2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2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2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semiHidden/>
    <w:rsid w:val="00EA72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72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72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72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72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72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EA72F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72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72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72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72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72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72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72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72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72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72F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rsid w:val="00EA72F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EA72F1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Footer">
    <w:name w:val="footer"/>
    <w:basedOn w:val="Normal"/>
    <w:link w:val="FooterChar"/>
    <w:rsid w:val="00EA72F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EA72F1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PageNumber">
    <w:name w:val="page number"/>
    <w:basedOn w:val="DefaultParagraphFont"/>
    <w:rsid w:val="00EA72F1"/>
  </w:style>
  <w:style w:type="character" w:styleId="Hyperlink">
    <w:name w:val="Hyperlink"/>
    <w:uiPriority w:val="99"/>
    <w:rsid w:val="00EA72F1"/>
    <w:rPr>
      <w:color w:val="0000FF"/>
      <w:u w:val="single"/>
    </w:rPr>
  </w:style>
  <w:style w:type="table" w:styleId="TableGrid">
    <w:name w:val="Table Grid"/>
    <w:basedOn w:val="TableNormal"/>
    <w:rsid w:val="00EA72F1"/>
    <w:pPr>
      <w:spacing w:after="0" w:line="240" w:lineRule="auto"/>
    </w:pPr>
    <w:rPr>
      <w:rFonts w:ascii="Times" w:eastAsia="Times New Roman" w:hAnsi="Times" w:cs="Times New Roman"/>
      <w:kern w:val="0"/>
      <w:sz w:val="20"/>
      <w:szCs w:val="20"/>
      <w:lang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EA72F1"/>
    <w:pPr>
      <w:jc w:val="center"/>
    </w:pPr>
    <w:rPr>
      <w:rFonts w:ascii="Arial" w:hAnsi="Arial" w:cs="Arial"/>
      <w:color w:val="767676"/>
      <w:sz w:val="20"/>
      <w:szCs w:val="8"/>
    </w:rPr>
  </w:style>
  <w:style w:type="character" w:customStyle="1" w:styleId="BodyTextChar">
    <w:name w:val="Body Text Char"/>
    <w:basedOn w:val="DefaultParagraphFont"/>
    <w:link w:val="BodyText"/>
    <w:rsid w:val="00EA72F1"/>
    <w:rPr>
      <w:rFonts w:ascii="Arial" w:eastAsia="Times New Roman" w:hAnsi="Arial" w:cs="Arial"/>
      <w:color w:val="767676"/>
      <w:kern w:val="0"/>
      <w:sz w:val="20"/>
      <w:szCs w:val="8"/>
      <w:lang w:val="en-US"/>
      <w14:ligatures w14:val="none"/>
    </w:rPr>
  </w:style>
  <w:style w:type="paragraph" w:styleId="Caption">
    <w:name w:val="caption"/>
    <w:basedOn w:val="Normal"/>
    <w:next w:val="Normal"/>
    <w:qFormat/>
    <w:rsid w:val="00EA72F1"/>
    <w:pPr>
      <w:spacing w:before="120" w:after="120"/>
    </w:pPr>
    <w:rPr>
      <w:b/>
      <w:bCs/>
      <w:sz w:val="20"/>
      <w:szCs w:val="20"/>
    </w:rPr>
  </w:style>
  <w:style w:type="paragraph" w:styleId="TOC1">
    <w:name w:val="toc 1"/>
    <w:aliases w:val="L2-TOC content"/>
    <w:basedOn w:val="Normal"/>
    <w:next w:val="Normal"/>
    <w:autoRedefine/>
    <w:uiPriority w:val="39"/>
    <w:rsid w:val="00EA72F1"/>
    <w:pPr>
      <w:tabs>
        <w:tab w:val="left" w:pos="360"/>
        <w:tab w:val="right" w:leader="dot" w:pos="9000"/>
        <w:tab w:val="left" w:pos="9360"/>
      </w:tabs>
      <w:spacing w:before="120" w:after="120" w:line="360" w:lineRule="auto"/>
    </w:pPr>
    <w:rPr>
      <w:rFonts w:ascii="Arial" w:hAnsi="Arial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EA72F1"/>
    <w:pPr>
      <w:tabs>
        <w:tab w:val="left" w:pos="960"/>
        <w:tab w:val="right" w:leader="dot" w:pos="9000"/>
      </w:tabs>
      <w:spacing w:before="120" w:after="120"/>
      <w:ind w:left="360"/>
    </w:pPr>
    <w:rPr>
      <w:rFonts w:ascii="Arial" w:hAnsi="Arial"/>
      <w:smallCaps/>
      <w:sz w:val="20"/>
      <w:szCs w:val="20"/>
    </w:rPr>
  </w:style>
  <w:style w:type="paragraph" w:styleId="TOC3">
    <w:name w:val="toc 3"/>
    <w:basedOn w:val="Normal"/>
    <w:next w:val="Normal"/>
    <w:autoRedefine/>
    <w:semiHidden/>
    <w:rsid w:val="00EA72F1"/>
    <w:pPr>
      <w:spacing w:before="120" w:after="120"/>
      <w:ind w:left="475"/>
    </w:pPr>
    <w:rPr>
      <w:rFonts w:ascii="Arial" w:hAnsi="Arial"/>
      <w:iCs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EA72F1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EA72F1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EA72F1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EA72F1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EA72F1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EA72F1"/>
    <w:pPr>
      <w:ind w:left="1920"/>
    </w:pPr>
    <w:rPr>
      <w:sz w:val="18"/>
      <w:szCs w:val="18"/>
    </w:rPr>
  </w:style>
  <w:style w:type="paragraph" w:customStyle="1" w:styleId="Text">
    <w:name w:val="Text"/>
    <w:aliases w:val="t"/>
    <w:rsid w:val="00EA72F1"/>
    <w:pPr>
      <w:spacing w:before="60" w:after="60" w:line="240" w:lineRule="auto"/>
    </w:pPr>
    <w:rPr>
      <w:rFonts w:ascii="Arial" w:eastAsia="Times New Roman" w:hAnsi="Arial" w:cs="Times New Roman"/>
      <w:color w:val="000000"/>
      <w:kern w:val="0"/>
      <w:sz w:val="20"/>
      <w:szCs w:val="20"/>
      <w:lang w:val="en-US"/>
      <w14:ligatures w14:val="none"/>
    </w:rPr>
  </w:style>
  <w:style w:type="paragraph" w:customStyle="1" w:styleId="TextinList1">
    <w:name w:val="Text in List 1"/>
    <w:aliases w:val="t1"/>
    <w:basedOn w:val="Text"/>
    <w:rsid w:val="00EA72F1"/>
    <w:pPr>
      <w:ind w:left="360"/>
    </w:pPr>
  </w:style>
  <w:style w:type="paragraph" w:customStyle="1" w:styleId="BulletedList1">
    <w:name w:val="Bulleted List 1"/>
    <w:aliases w:val="bl1"/>
    <w:link w:val="BulletedList1Char"/>
    <w:rsid w:val="00EA72F1"/>
    <w:pPr>
      <w:numPr>
        <w:numId w:val="2"/>
      </w:numPr>
      <w:spacing w:before="60" w:after="60" w:line="220" w:lineRule="exact"/>
    </w:pPr>
    <w:rPr>
      <w:rFonts w:ascii="Arial" w:eastAsia="Times New Roman" w:hAnsi="Arial" w:cs="Times New Roman"/>
      <w:color w:val="000000"/>
      <w:kern w:val="0"/>
      <w:sz w:val="20"/>
      <w:szCs w:val="20"/>
      <w:lang w:val="en-US"/>
      <w14:ligatures w14:val="none"/>
    </w:rPr>
  </w:style>
  <w:style w:type="paragraph" w:customStyle="1" w:styleId="BulletedList2">
    <w:name w:val="Bulleted List 2"/>
    <w:aliases w:val="bl2"/>
    <w:rsid w:val="00EA72F1"/>
    <w:pPr>
      <w:numPr>
        <w:numId w:val="3"/>
      </w:numPr>
      <w:spacing w:before="60" w:after="60" w:line="220" w:lineRule="exact"/>
    </w:pPr>
    <w:rPr>
      <w:rFonts w:ascii="Arial" w:eastAsia="Times New Roman" w:hAnsi="Arial" w:cs="Times New Roman"/>
      <w:color w:val="000000"/>
      <w:kern w:val="0"/>
      <w:sz w:val="20"/>
      <w:szCs w:val="20"/>
      <w:lang w:val="en-US"/>
      <w14:ligatures w14:val="none"/>
    </w:rPr>
  </w:style>
  <w:style w:type="character" w:styleId="CommentReference">
    <w:name w:val="annotation reference"/>
    <w:aliases w:val="cr,Used by Word to flag author queries"/>
    <w:semiHidden/>
    <w:rsid w:val="00EA72F1"/>
    <w:rPr>
      <w:szCs w:val="16"/>
    </w:rPr>
  </w:style>
  <w:style w:type="paragraph" w:styleId="NormalWeb">
    <w:name w:val="Normal (Web)"/>
    <w:basedOn w:val="Normal"/>
    <w:uiPriority w:val="99"/>
    <w:rsid w:val="00EA72F1"/>
    <w:pPr>
      <w:spacing w:before="100" w:beforeAutospacing="1" w:after="100" w:afterAutospacing="1"/>
    </w:pPr>
  </w:style>
  <w:style w:type="paragraph" w:customStyle="1" w:styleId="L2-Heading2">
    <w:name w:val="L2-Heading2"/>
    <w:basedOn w:val="L2-Heading1"/>
    <w:link w:val="L2-Heading2Char"/>
    <w:autoRedefine/>
    <w:rsid w:val="00EA72F1"/>
    <w:pPr>
      <w:numPr>
        <w:ilvl w:val="1"/>
        <w:numId w:val="1"/>
      </w:numPr>
      <w:tabs>
        <w:tab w:val="right" w:pos="1080"/>
      </w:tabs>
    </w:pPr>
    <w:rPr>
      <w:bCs/>
      <w:caps w:val="0"/>
      <w:color w:val="000000"/>
      <w:sz w:val="22"/>
      <w:szCs w:val="22"/>
    </w:rPr>
  </w:style>
  <w:style w:type="paragraph" w:styleId="BodyText2">
    <w:name w:val="Body Text 2"/>
    <w:basedOn w:val="Normal"/>
    <w:link w:val="BodyText2Char"/>
    <w:rsid w:val="00EA72F1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EA72F1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ABULLET">
    <w:name w:val="A BULLET"/>
    <w:basedOn w:val="Normal"/>
    <w:rsid w:val="00EA72F1"/>
    <w:pPr>
      <w:numPr>
        <w:numId w:val="4"/>
      </w:numPr>
      <w:tabs>
        <w:tab w:val="num" w:pos="1710"/>
      </w:tabs>
      <w:ind w:left="1710" w:hanging="540"/>
    </w:pPr>
    <w:rPr>
      <w:rFonts w:ascii="Arial" w:hAnsi="Arial" w:cs="Arial"/>
      <w:sz w:val="22"/>
      <w:szCs w:val="20"/>
    </w:rPr>
  </w:style>
  <w:style w:type="character" w:customStyle="1" w:styleId="BulletedList1Char">
    <w:name w:val="Bulleted List 1 Char"/>
    <w:aliases w:val="bl1 Char"/>
    <w:link w:val="BulletedList1"/>
    <w:rsid w:val="00EA72F1"/>
    <w:rPr>
      <w:rFonts w:ascii="Arial" w:eastAsia="Times New Roman" w:hAnsi="Arial" w:cs="Times New Roman"/>
      <w:color w:val="000000"/>
      <w:kern w:val="0"/>
      <w:sz w:val="20"/>
      <w:szCs w:val="20"/>
      <w:lang w:val="en-US"/>
      <w14:ligatures w14:val="none"/>
    </w:rPr>
  </w:style>
  <w:style w:type="paragraph" w:styleId="BalloonText">
    <w:name w:val="Balloon Text"/>
    <w:basedOn w:val="Normal"/>
    <w:link w:val="BalloonTextChar"/>
    <w:semiHidden/>
    <w:rsid w:val="00EA72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EA72F1"/>
    <w:rPr>
      <w:rFonts w:ascii="Tahoma" w:eastAsia="Times New Roman" w:hAnsi="Tahoma" w:cs="Tahoma"/>
      <w:kern w:val="0"/>
      <w:sz w:val="16"/>
      <w:szCs w:val="16"/>
      <w:lang w:val="en-US"/>
      <w14:ligatures w14:val="none"/>
    </w:rPr>
  </w:style>
  <w:style w:type="paragraph" w:customStyle="1" w:styleId="L2-Title">
    <w:name w:val="L2-Title"/>
    <w:basedOn w:val="Title"/>
    <w:autoRedefine/>
    <w:rsid w:val="00EA72F1"/>
    <w:pPr>
      <w:framePr w:hSpace="180" w:wrap="around" w:vAnchor="text" w:hAnchor="page" w:x="1880" w:y="4846"/>
      <w:widowControl w:val="0"/>
      <w:shd w:val="pct5" w:color="000000" w:fill="FFFFFF"/>
      <w:spacing w:before="120" w:after="120"/>
      <w:contextualSpacing w:val="0"/>
      <w:jc w:val="center"/>
    </w:pPr>
    <w:rPr>
      <w:rFonts w:ascii="Arial" w:eastAsia="Times New Roman" w:hAnsi="Arial" w:cs="Arial"/>
      <w:b/>
      <w:noProof/>
      <w:spacing w:val="0"/>
      <w:kern w:val="0"/>
      <w:sz w:val="36"/>
      <w:szCs w:val="36"/>
    </w:rPr>
  </w:style>
  <w:style w:type="paragraph" w:customStyle="1" w:styleId="L2-Header">
    <w:name w:val="L2-Header"/>
    <w:basedOn w:val="Header"/>
    <w:autoRedefine/>
    <w:rsid w:val="00EA72F1"/>
    <w:pPr>
      <w:pBdr>
        <w:bottom w:val="single" w:sz="4" w:space="1" w:color="auto"/>
      </w:pBdr>
      <w:tabs>
        <w:tab w:val="clear" w:pos="4320"/>
        <w:tab w:val="clear" w:pos="8640"/>
        <w:tab w:val="right" w:pos="9360"/>
        <w:tab w:val="right" w:pos="13800"/>
      </w:tabs>
    </w:pPr>
    <w:rPr>
      <w:rFonts w:ascii="Arial" w:hAnsi="Arial" w:cs="Arial"/>
      <w:sz w:val="16"/>
      <w:szCs w:val="16"/>
    </w:rPr>
  </w:style>
  <w:style w:type="paragraph" w:customStyle="1" w:styleId="L2-Footer">
    <w:name w:val="L2-Footer"/>
    <w:basedOn w:val="Footer"/>
    <w:autoRedefine/>
    <w:rsid w:val="00EA72F1"/>
    <w:pPr>
      <w:pBdr>
        <w:top w:val="single" w:sz="4" w:space="1" w:color="auto"/>
      </w:pBdr>
      <w:tabs>
        <w:tab w:val="clear" w:pos="4320"/>
        <w:tab w:val="clear" w:pos="8640"/>
        <w:tab w:val="left" w:pos="3695"/>
        <w:tab w:val="right" w:pos="9360"/>
        <w:tab w:val="right" w:pos="13800"/>
      </w:tabs>
    </w:pPr>
    <w:rPr>
      <w:rFonts w:ascii="Arial" w:hAnsi="Arial"/>
      <w:noProof/>
      <w:sz w:val="16"/>
      <w:szCs w:val="16"/>
    </w:rPr>
  </w:style>
  <w:style w:type="paragraph" w:customStyle="1" w:styleId="L2-Securitynotice">
    <w:name w:val="L2-Security notice"/>
    <w:basedOn w:val="Normal"/>
    <w:next w:val="L2-Securitybodytext"/>
    <w:autoRedefine/>
    <w:rsid w:val="00EA72F1"/>
    <w:pPr>
      <w:framePr w:hSpace="180" w:wrap="around" w:vAnchor="text" w:hAnchor="page" w:x="1520" w:y="164"/>
    </w:pPr>
    <w:rPr>
      <w:rFonts w:ascii="Arial" w:hAnsi="Arial" w:cs="Arial"/>
      <w:b/>
      <w:sz w:val="20"/>
      <w:szCs w:val="20"/>
      <w:u w:val="single"/>
    </w:rPr>
  </w:style>
  <w:style w:type="paragraph" w:customStyle="1" w:styleId="L2-Securitybodytext">
    <w:name w:val="L2-Security bodytext"/>
    <w:basedOn w:val="Normal"/>
    <w:autoRedefine/>
    <w:rsid w:val="00EA72F1"/>
    <w:pPr>
      <w:framePr w:hSpace="180" w:wrap="around" w:vAnchor="text" w:hAnchor="page" w:x="1520" w:y="164"/>
      <w:jc w:val="both"/>
    </w:pPr>
    <w:rPr>
      <w:rFonts w:ascii="Arial" w:hAnsi="Arial" w:cs="Arial"/>
      <w:sz w:val="18"/>
      <w:szCs w:val="18"/>
    </w:rPr>
  </w:style>
  <w:style w:type="paragraph" w:customStyle="1" w:styleId="L2-Title2">
    <w:name w:val="L2-Title2"/>
    <w:basedOn w:val="Normal"/>
    <w:autoRedefine/>
    <w:rsid w:val="00EA72F1"/>
    <w:pPr>
      <w:spacing w:before="360" w:after="120"/>
    </w:pPr>
    <w:rPr>
      <w:rFonts w:ascii="Arial" w:hAnsi="Arial" w:cs="Arial"/>
      <w:b/>
      <w:color w:val="000080"/>
    </w:rPr>
  </w:style>
  <w:style w:type="table" w:customStyle="1" w:styleId="L2-Table">
    <w:name w:val="L2 - Table"/>
    <w:basedOn w:val="TableProfessional"/>
    <w:rsid w:val="00EA72F1"/>
    <w:pPr>
      <w:jc w:val="center"/>
    </w:pPr>
    <w:tblPr/>
    <w:tcPr>
      <w:shd w:val="clear" w:color="auto" w:fill="auto"/>
      <w:vAlign w:val="center"/>
    </w:tcPr>
    <w:tblStylePr w:type="firstRow">
      <w:pPr>
        <w:jc w:val="center"/>
      </w:pPr>
      <w:rPr>
        <w:rFonts w:ascii="Arial" w:hAnsi="Arial"/>
        <w:b/>
        <w:bCs/>
        <w:color w:val="auto"/>
        <w:sz w:val="22"/>
      </w:rPr>
      <w:tblPr/>
      <w:tcPr>
        <w:shd w:val="clear" w:color="auto" w:fill="E0E0E0"/>
        <w:vAlign w:val="center"/>
      </w:tcPr>
    </w:tblStylePr>
  </w:style>
  <w:style w:type="table" w:customStyle="1" w:styleId="MyStyle">
    <w:name w:val="MyStyle"/>
    <w:basedOn w:val="TableProfessional"/>
    <w:rsid w:val="00EA72F1"/>
    <w:tblPr/>
    <w:tcPr>
      <w:shd w:val="clear" w:color="auto" w:fill="auto"/>
    </w:tcPr>
    <w:tblStylePr w:type="firstRow">
      <w:pPr>
        <w:jc w:val="center"/>
      </w:pPr>
      <w:rPr>
        <w:rFonts w:ascii="Arial" w:hAnsi="Arial"/>
        <w:b/>
        <w:bCs/>
        <w:color w:val="auto"/>
        <w:sz w:val="22"/>
      </w:rPr>
      <w:tblPr/>
      <w:tcPr>
        <w:shd w:val="clear" w:color="auto" w:fill="E0E0E0"/>
        <w:vAlign w:val="center"/>
      </w:tcPr>
    </w:tblStylePr>
  </w:style>
  <w:style w:type="paragraph" w:customStyle="1" w:styleId="tempstyle">
    <w:name w:val="temp style"/>
    <w:basedOn w:val="Normal"/>
    <w:autoRedefine/>
    <w:rsid w:val="00EA72F1"/>
    <w:pPr>
      <w:spacing w:before="120" w:after="120"/>
      <w:jc w:val="center"/>
    </w:pPr>
    <w:rPr>
      <w:rFonts w:ascii="Arial" w:hAnsi="Arial" w:cs="Arial"/>
      <w:sz w:val="20"/>
      <w:szCs w:val="20"/>
    </w:rPr>
  </w:style>
  <w:style w:type="paragraph" w:customStyle="1" w:styleId="L2-Tableheading">
    <w:name w:val="L2-Table heading"/>
    <w:basedOn w:val="Normal"/>
    <w:autoRedefine/>
    <w:rsid w:val="00EA72F1"/>
    <w:pPr>
      <w:jc w:val="center"/>
    </w:pPr>
    <w:rPr>
      <w:rFonts w:ascii="Arial Bold" w:hAnsi="Arial Bold"/>
      <w:b/>
      <w:bCs/>
      <w:sz w:val="22"/>
      <w:szCs w:val="22"/>
    </w:rPr>
  </w:style>
  <w:style w:type="table" w:customStyle="1" w:styleId="L2-Table0">
    <w:name w:val="L2-Table"/>
    <w:basedOn w:val="TableNormal"/>
    <w:rsid w:val="00EA72F1"/>
    <w:pPr>
      <w:spacing w:after="0" w:line="240" w:lineRule="auto"/>
    </w:pPr>
    <w:rPr>
      <w:rFonts w:ascii="Arial" w:eastAsia="Times New Roman" w:hAnsi="Arial" w:cs="Times New Roman"/>
      <w:kern w:val="0"/>
      <w:sz w:val="20"/>
      <w:szCs w:val="20"/>
      <w:lang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22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E0E0E0"/>
      </w:tcPr>
    </w:tblStylePr>
  </w:style>
  <w:style w:type="table" w:styleId="TableProfessional">
    <w:name w:val="Table Professional"/>
    <w:aliases w:val="Table Professional1"/>
    <w:basedOn w:val="TableNormal"/>
    <w:rsid w:val="00EA72F1"/>
    <w:pPr>
      <w:spacing w:after="0" w:line="240" w:lineRule="auto"/>
    </w:pPr>
    <w:rPr>
      <w:rFonts w:ascii="Arial" w:eastAsia="Times New Roman" w:hAnsi="Arial" w:cs="Times New Roman"/>
      <w:kern w:val="0"/>
      <w:sz w:val="20"/>
      <w:szCs w:val="20"/>
      <w:lang w:eastAsia="en-IN"/>
      <w14:ligatures w14:val="non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pPr>
        <w:jc w:val="center"/>
      </w:pPr>
      <w:rPr>
        <w:rFonts w:ascii="Arial" w:hAnsi="Arial"/>
        <w:b/>
        <w:bCs/>
        <w:color w:val="auto"/>
        <w:sz w:val="22"/>
      </w:rPr>
      <w:tblPr/>
      <w:tcPr>
        <w:shd w:val="clear" w:color="auto" w:fill="E0E0E0"/>
        <w:vAlign w:val="center"/>
      </w:tcPr>
    </w:tblStylePr>
  </w:style>
  <w:style w:type="table" w:styleId="TableSimple2">
    <w:name w:val="Table Simple 2"/>
    <w:basedOn w:val="TableNormal"/>
    <w:rsid w:val="00EA72F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en-IN"/>
      <w14:ligatures w14:val="none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ubtle1">
    <w:name w:val="Table Subtle 1"/>
    <w:basedOn w:val="TableNormal"/>
    <w:rsid w:val="00EA72F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en-IN"/>
      <w14:ligatures w14:val="none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rsid w:val="00EA72F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en-IN"/>
      <w14:ligatures w14:val="none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rsid w:val="00EA72F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rsid w:val="00EA72F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en-IN"/>
      <w14:ligatures w14:val="none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rsid w:val="00EA72F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en-IN"/>
      <w14:ligatures w14:val="none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EA72F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en-IN"/>
      <w14:ligatures w14:val="none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L2-TOCHeading">
    <w:name w:val="L2-TOC Heading"/>
    <w:basedOn w:val="Normal"/>
    <w:autoRedefine/>
    <w:rsid w:val="00EA72F1"/>
    <w:pPr>
      <w:tabs>
        <w:tab w:val="left" w:pos="720"/>
      </w:tabs>
      <w:spacing w:before="360" w:after="240"/>
      <w:jc w:val="center"/>
    </w:pPr>
    <w:rPr>
      <w:rFonts w:ascii="Arial" w:hAnsi="Arial" w:cs="Arial"/>
      <w:b/>
    </w:rPr>
  </w:style>
  <w:style w:type="paragraph" w:customStyle="1" w:styleId="L2-Heading1">
    <w:name w:val="L2-Heading1"/>
    <w:basedOn w:val="Normal"/>
    <w:autoRedefine/>
    <w:rsid w:val="0025693A"/>
    <w:pPr>
      <w:spacing w:before="240" w:after="120"/>
      <w:jc w:val="center"/>
      <w:outlineLvl w:val="0"/>
    </w:pPr>
    <w:rPr>
      <w:rFonts w:asciiTheme="majorHAnsi" w:hAnsiTheme="majorHAnsi"/>
      <w:b/>
      <w:caps/>
      <w:noProof/>
      <w:color w:val="000080"/>
      <w:sz w:val="32"/>
      <w:szCs w:val="32"/>
      <w:lang w:eastAsia="en-GB"/>
    </w:rPr>
  </w:style>
  <w:style w:type="paragraph" w:customStyle="1" w:styleId="L2-Bodytext">
    <w:name w:val="L2-Bodytext"/>
    <w:basedOn w:val="Normal"/>
    <w:link w:val="L2-BodytextChar"/>
    <w:autoRedefine/>
    <w:rsid w:val="00EA72F1"/>
    <w:pPr>
      <w:spacing w:before="60" w:after="120"/>
      <w:ind w:left="540"/>
      <w:jc w:val="both"/>
    </w:pPr>
    <w:rPr>
      <w:rFonts w:ascii="Arial" w:hAnsi="Arial" w:cs="Arial"/>
      <w:sz w:val="20"/>
      <w:szCs w:val="20"/>
    </w:rPr>
  </w:style>
  <w:style w:type="paragraph" w:customStyle="1" w:styleId="L2-HyphenBullets">
    <w:name w:val="L2-Hyphen Bullets"/>
    <w:basedOn w:val="Normal"/>
    <w:autoRedefine/>
    <w:rsid w:val="00EA72F1"/>
    <w:pPr>
      <w:numPr>
        <w:numId w:val="8"/>
      </w:numPr>
      <w:tabs>
        <w:tab w:val="clear" w:pos="4320"/>
      </w:tabs>
      <w:spacing w:before="60" w:after="60"/>
      <w:ind w:left="2088"/>
    </w:pPr>
    <w:rPr>
      <w:rFonts w:ascii="Arial" w:hAnsi="Arial"/>
      <w:sz w:val="20"/>
    </w:rPr>
  </w:style>
  <w:style w:type="paragraph" w:customStyle="1" w:styleId="Clearformatting">
    <w:name w:val="Clear formatting"/>
    <w:basedOn w:val="Normal"/>
    <w:rsid w:val="00EA72F1"/>
    <w:pPr>
      <w:numPr>
        <w:numId w:val="5"/>
      </w:numPr>
      <w:tabs>
        <w:tab w:val="clear" w:pos="720"/>
      </w:tabs>
      <w:spacing w:before="60" w:after="60"/>
      <w:ind w:left="1008" w:hanging="288"/>
    </w:pPr>
    <w:rPr>
      <w:rFonts w:ascii="Arial" w:hAnsi="Arial" w:cs="Arial"/>
      <w:sz w:val="20"/>
      <w:szCs w:val="20"/>
    </w:rPr>
  </w:style>
  <w:style w:type="paragraph" w:customStyle="1" w:styleId="L2-Figure">
    <w:name w:val="L2-Figure"/>
    <w:basedOn w:val="Caption"/>
    <w:autoRedefine/>
    <w:rsid w:val="00EA72F1"/>
    <w:pPr>
      <w:jc w:val="center"/>
    </w:pPr>
    <w:rPr>
      <w:rFonts w:ascii="Arial" w:hAnsi="Arial" w:cs="Arial"/>
    </w:rPr>
  </w:style>
  <w:style w:type="paragraph" w:customStyle="1" w:styleId="L2-Subheading">
    <w:name w:val="L2-Subheading"/>
    <w:basedOn w:val="Normal"/>
    <w:autoRedefine/>
    <w:rsid w:val="00EA72F1"/>
    <w:pPr>
      <w:spacing w:before="240" w:after="120"/>
      <w:ind w:left="1094" w:hanging="547"/>
      <w:outlineLvl w:val="1"/>
    </w:pPr>
    <w:rPr>
      <w:rFonts w:ascii="Arial" w:hAnsi="Arial" w:cs="Arial"/>
      <w:b/>
      <w:noProof/>
      <w:color w:val="000080"/>
      <w:sz w:val="22"/>
      <w:szCs w:val="22"/>
      <w:lang w:val="en-GB" w:eastAsia="en-GB"/>
    </w:rPr>
  </w:style>
  <w:style w:type="paragraph" w:customStyle="1" w:styleId="L2-Tablebullets">
    <w:name w:val="L2-Table bullets"/>
    <w:basedOn w:val="Normal"/>
    <w:autoRedefine/>
    <w:rsid w:val="00EA72F1"/>
    <w:pPr>
      <w:spacing w:before="60" w:after="60"/>
      <w:ind w:left="331" w:hanging="331"/>
    </w:pPr>
    <w:rPr>
      <w:rFonts w:ascii="Arial" w:hAnsi="Arial" w:cs="Arial"/>
      <w:sz w:val="20"/>
      <w:szCs w:val="20"/>
    </w:rPr>
  </w:style>
  <w:style w:type="paragraph" w:customStyle="1" w:styleId="dummy">
    <w:name w:val="dummy"/>
    <w:basedOn w:val="Normal"/>
    <w:autoRedefine/>
    <w:rsid w:val="00EA72F1"/>
    <w:pPr>
      <w:numPr>
        <w:numId w:val="7"/>
      </w:numPr>
      <w:tabs>
        <w:tab w:val="clear" w:pos="360"/>
      </w:tabs>
      <w:spacing w:before="240" w:after="120"/>
      <w:ind w:left="0" w:firstLine="0"/>
    </w:pPr>
    <w:rPr>
      <w:rFonts w:ascii="Arial" w:hAnsi="Arial"/>
      <w:b/>
      <w:color w:val="000080"/>
    </w:rPr>
  </w:style>
  <w:style w:type="paragraph" w:customStyle="1" w:styleId="Style1">
    <w:name w:val="Style1"/>
    <w:basedOn w:val="L2-Heading1"/>
    <w:next w:val="Normal"/>
    <w:rsid w:val="00EA72F1"/>
    <w:pPr>
      <w:tabs>
        <w:tab w:val="num" w:pos="792"/>
      </w:tabs>
      <w:ind w:left="792" w:hanging="432"/>
    </w:pPr>
    <w:rPr>
      <w:lang w:val="en-GB"/>
    </w:rPr>
  </w:style>
  <w:style w:type="paragraph" w:styleId="BodyText3">
    <w:name w:val="Body Text 3"/>
    <w:basedOn w:val="Normal"/>
    <w:link w:val="BodyText3Char"/>
    <w:rsid w:val="00EA72F1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EA72F1"/>
    <w:rPr>
      <w:rFonts w:ascii="Times New Roman" w:eastAsia="Times New Roman" w:hAnsi="Times New Roman" w:cs="Times New Roman"/>
      <w:kern w:val="0"/>
      <w:sz w:val="16"/>
      <w:szCs w:val="16"/>
      <w:lang w:val="en-US"/>
      <w14:ligatures w14:val="none"/>
    </w:rPr>
  </w:style>
  <w:style w:type="paragraph" w:customStyle="1" w:styleId="L2-Heading2Bodytext">
    <w:name w:val="L2-Heading2 Bodytext"/>
    <w:basedOn w:val="L2-Bodytext"/>
    <w:autoRedefine/>
    <w:rsid w:val="00EA72F1"/>
    <w:pPr>
      <w:ind w:left="792"/>
    </w:pPr>
  </w:style>
  <w:style w:type="paragraph" w:customStyle="1" w:styleId="L2-Tablebodytext">
    <w:name w:val="L2-Table bodytext"/>
    <w:basedOn w:val="Normal"/>
    <w:autoRedefine/>
    <w:rsid w:val="00EA72F1"/>
    <w:pPr>
      <w:spacing w:before="120" w:after="120"/>
      <w:jc w:val="center"/>
    </w:pPr>
    <w:rPr>
      <w:rFonts w:ascii="Arial" w:hAnsi="Arial" w:cs="Arial"/>
      <w:sz w:val="20"/>
      <w:szCs w:val="20"/>
    </w:rPr>
  </w:style>
  <w:style w:type="character" w:customStyle="1" w:styleId="L2-Heading2Char">
    <w:name w:val="L2-Heading2 Char"/>
    <w:link w:val="L2-Heading2"/>
    <w:rsid w:val="00EA72F1"/>
    <w:rPr>
      <w:rFonts w:ascii="Times New Roman" w:eastAsia="Times New Roman" w:hAnsi="Times New Roman" w:cs="Times New Roman"/>
      <w:b/>
      <w:bCs/>
      <w:noProof/>
      <w:color w:val="000000"/>
      <w:kern w:val="0"/>
      <w:lang w:val="en-US" w:eastAsia="en-GB"/>
      <w14:ligatures w14:val="none"/>
    </w:rPr>
  </w:style>
  <w:style w:type="paragraph" w:customStyle="1" w:styleId="L2-Heading2Bullets">
    <w:name w:val="L2-Heading 2 Bullets"/>
    <w:basedOn w:val="Normal"/>
    <w:rsid w:val="00EA72F1"/>
    <w:pPr>
      <w:numPr>
        <w:numId w:val="9"/>
      </w:numPr>
      <w:spacing w:before="60" w:after="60"/>
    </w:pPr>
    <w:rPr>
      <w:rFonts w:ascii="Arial" w:hAnsi="Arial"/>
      <w:sz w:val="20"/>
    </w:rPr>
  </w:style>
  <w:style w:type="paragraph" w:customStyle="1" w:styleId="L2-Heading1Bullets">
    <w:name w:val="L2-Heading 1 Bullets"/>
    <w:basedOn w:val="Normal"/>
    <w:autoRedefine/>
    <w:rsid w:val="00EA72F1"/>
    <w:pPr>
      <w:numPr>
        <w:numId w:val="11"/>
      </w:numPr>
      <w:textAlignment w:val="baseline"/>
    </w:pPr>
    <w:rPr>
      <w:rFonts w:ascii="Arial" w:hAnsi="Arial" w:cs="Arial"/>
      <w:sz w:val="20"/>
      <w:szCs w:val="20"/>
    </w:rPr>
  </w:style>
  <w:style w:type="paragraph" w:customStyle="1" w:styleId="L3-Tablebodytext">
    <w:name w:val="L3-Table bodytext"/>
    <w:basedOn w:val="Normal"/>
    <w:autoRedefine/>
    <w:rsid w:val="00EA72F1"/>
    <w:pPr>
      <w:jc w:val="center"/>
    </w:pPr>
    <w:rPr>
      <w:rFonts w:ascii="Arial" w:hAnsi="Arial" w:cs="Arial"/>
      <w:sz w:val="20"/>
      <w:szCs w:val="20"/>
    </w:rPr>
  </w:style>
  <w:style w:type="paragraph" w:customStyle="1" w:styleId="L3-Tasksubheading">
    <w:name w:val="L3-Task subheading"/>
    <w:basedOn w:val="L3-Tablebodytext"/>
    <w:autoRedefine/>
    <w:rsid w:val="00EA72F1"/>
    <w:rPr>
      <w:b/>
      <w:i/>
    </w:rPr>
  </w:style>
  <w:style w:type="numbering" w:styleId="111111">
    <w:name w:val="Outline List 2"/>
    <w:basedOn w:val="NoList"/>
    <w:rsid w:val="00EA72F1"/>
    <w:pPr>
      <w:numPr>
        <w:numId w:val="6"/>
      </w:numPr>
    </w:pPr>
  </w:style>
  <w:style w:type="paragraph" w:customStyle="1" w:styleId="Policy-NumberBullets">
    <w:name w:val="Policy-Number Bullets"/>
    <w:basedOn w:val="L2-Heading2"/>
    <w:autoRedefine/>
    <w:rsid w:val="00EA72F1"/>
    <w:pPr>
      <w:outlineLvl w:val="9"/>
    </w:pPr>
  </w:style>
  <w:style w:type="paragraph" w:styleId="DocumentMap">
    <w:name w:val="Document Map"/>
    <w:basedOn w:val="Normal"/>
    <w:link w:val="DocumentMapChar"/>
    <w:semiHidden/>
    <w:rsid w:val="00EA72F1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EA72F1"/>
    <w:rPr>
      <w:rFonts w:ascii="Tahoma" w:eastAsia="Times New Roman" w:hAnsi="Tahoma" w:cs="Tahoma"/>
      <w:kern w:val="0"/>
      <w:sz w:val="20"/>
      <w:szCs w:val="20"/>
      <w:shd w:val="clear" w:color="auto" w:fill="000080"/>
      <w:lang w:val="en-US"/>
      <w14:ligatures w14:val="none"/>
    </w:rPr>
  </w:style>
  <w:style w:type="paragraph" w:customStyle="1" w:styleId="L3-TableBodytext0">
    <w:name w:val="L3-Table Bodytext"/>
    <w:basedOn w:val="Normal"/>
    <w:autoRedefine/>
    <w:rsid w:val="00EA72F1"/>
    <w:pPr>
      <w:spacing w:before="120" w:after="120"/>
      <w:jc w:val="center"/>
    </w:pPr>
    <w:rPr>
      <w:sz w:val="22"/>
      <w:szCs w:val="20"/>
    </w:rPr>
  </w:style>
  <w:style w:type="character" w:customStyle="1" w:styleId="L2-BodytextChar">
    <w:name w:val="L2-Bodytext Char"/>
    <w:link w:val="L2-Bodytext"/>
    <w:rsid w:val="00EA72F1"/>
    <w:rPr>
      <w:rFonts w:ascii="Arial" w:eastAsia="Times New Roman" w:hAnsi="Arial" w:cs="Arial"/>
      <w:kern w:val="0"/>
      <w:sz w:val="20"/>
      <w:szCs w:val="20"/>
      <w:lang w:val="en-US"/>
      <w14:ligatures w14:val="none"/>
    </w:rPr>
  </w:style>
  <w:style w:type="paragraph" w:customStyle="1" w:styleId="L2-Hypenbullets">
    <w:name w:val="L2-Hypen bullets"/>
    <w:basedOn w:val="Normal"/>
    <w:autoRedefine/>
    <w:rsid w:val="00EA72F1"/>
    <w:pPr>
      <w:numPr>
        <w:ilvl w:val="2"/>
        <w:numId w:val="10"/>
      </w:numPr>
      <w:spacing w:before="60" w:after="60"/>
      <w:jc w:val="both"/>
    </w:pPr>
    <w:rPr>
      <w:rFonts w:ascii="Arial" w:hAnsi="Arial" w:cs="Arial"/>
      <w:sz w:val="20"/>
      <w:szCs w:val="20"/>
    </w:rPr>
  </w:style>
  <w:style w:type="paragraph" w:customStyle="1" w:styleId="L4-Table-BodyText">
    <w:name w:val="L4-Table-BodyText"/>
    <w:basedOn w:val="Normal"/>
    <w:link w:val="L4-Table-BodyTextChar"/>
    <w:rsid w:val="00EA72F1"/>
    <w:pPr>
      <w:spacing w:before="60" w:after="60"/>
    </w:pPr>
    <w:rPr>
      <w:rFonts w:ascii="Arial" w:hAnsi="Arial"/>
      <w:sz w:val="20"/>
      <w:szCs w:val="20"/>
    </w:rPr>
  </w:style>
  <w:style w:type="character" w:customStyle="1" w:styleId="L4-Table-BodyTextChar">
    <w:name w:val="L4-Table-BodyText Char"/>
    <w:link w:val="L4-Table-BodyText"/>
    <w:rsid w:val="00EA72F1"/>
    <w:rPr>
      <w:rFonts w:ascii="Arial" w:eastAsia="Times New Roman" w:hAnsi="Arial" w:cs="Times New Roman"/>
      <w:kern w:val="0"/>
      <w:sz w:val="20"/>
      <w:szCs w:val="20"/>
      <w:lang w:val="en-US"/>
      <w14:ligatures w14:val="none"/>
    </w:rPr>
  </w:style>
  <w:style w:type="paragraph" w:customStyle="1" w:styleId="L3-TitleHeading">
    <w:name w:val="L3-TitleHeading"/>
    <w:basedOn w:val="Normal"/>
    <w:rsid w:val="00EA72F1"/>
    <w:pPr>
      <w:spacing w:before="60" w:after="120"/>
    </w:pPr>
    <w:rPr>
      <w:rFonts w:ascii="Arial" w:hAnsi="Arial" w:cs="Arial"/>
      <w:b/>
    </w:rPr>
  </w:style>
  <w:style w:type="paragraph" w:customStyle="1" w:styleId="L3-Title">
    <w:name w:val="L3-Title"/>
    <w:basedOn w:val="Normal"/>
    <w:rsid w:val="00EA72F1"/>
    <w:pPr>
      <w:spacing w:before="60" w:after="60"/>
      <w:jc w:val="center"/>
    </w:pPr>
    <w:rPr>
      <w:rFonts w:ascii="Arial Bold" w:hAnsi="Arial Bold"/>
      <w:b/>
    </w:rPr>
  </w:style>
  <w:style w:type="character" w:customStyle="1" w:styleId="normaltextrun">
    <w:name w:val="normaltextrun"/>
    <w:basedOn w:val="DefaultParagraphFont"/>
    <w:rsid w:val="00EA72F1"/>
  </w:style>
  <w:style w:type="paragraph" w:customStyle="1" w:styleId="paragraph">
    <w:name w:val="paragraph"/>
    <w:basedOn w:val="Normal"/>
    <w:rsid w:val="00EA72F1"/>
    <w:pPr>
      <w:spacing w:before="100" w:beforeAutospacing="1" w:after="100" w:afterAutospacing="1"/>
    </w:pPr>
    <w:rPr>
      <w:lang w:val="en-IN" w:eastAsia="en-IN"/>
    </w:rPr>
  </w:style>
  <w:style w:type="character" w:customStyle="1" w:styleId="eop">
    <w:name w:val="eop"/>
    <w:basedOn w:val="DefaultParagraphFont"/>
    <w:rsid w:val="00EA72F1"/>
  </w:style>
  <w:style w:type="character" w:styleId="UnresolvedMention">
    <w:name w:val="Unresolved Mention"/>
    <w:uiPriority w:val="99"/>
    <w:semiHidden/>
    <w:unhideWhenUsed/>
    <w:rsid w:val="00EA72F1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rsid w:val="00EA72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EA72F1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rsid w:val="00EA72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A72F1"/>
    <w:rPr>
      <w:rFonts w:ascii="Times New Roman" w:eastAsia="Times New Roman" w:hAnsi="Times New Roman" w:cs="Times New Roman"/>
      <w:b/>
      <w:bCs/>
      <w:kern w:val="0"/>
      <w:sz w:val="20"/>
      <w:szCs w:val="20"/>
      <w:lang w:val="en-US"/>
      <w14:ligatures w14:val="none"/>
    </w:rPr>
  </w:style>
  <w:style w:type="paragraph" w:styleId="Revision">
    <w:name w:val="Revision"/>
    <w:hidden/>
    <w:uiPriority w:val="99"/>
    <w:semiHidden/>
    <w:rsid w:val="00EA72F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ui-provider">
    <w:name w:val="ui-provider"/>
    <w:basedOn w:val="DefaultParagraphFont"/>
    <w:rsid w:val="00EA72F1"/>
  </w:style>
  <w:style w:type="character" w:styleId="HTMLCode">
    <w:name w:val="HTML Code"/>
    <w:rsid w:val="00EA72F1"/>
    <w:rPr>
      <w:rFonts w:ascii="Courier New" w:hAnsi="Courier New" w:cs="Courier New"/>
      <w:sz w:val="20"/>
      <w:szCs w:val="20"/>
    </w:rPr>
  </w:style>
  <w:style w:type="character" w:styleId="HTMLTypewriter">
    <w:name w:val="HTML Typewriter"/>
    <w:rsid w:val="00EA72F1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EA72F1"/>
    <w:rPr>
      <w:i/>
      <w:iCs/>
    </w:rPr>
  </w:style>
  <w:style w:type="character" w:styleId="HTMLSample">
    <w:name w:val="HTML Sample"/>
    <w:rsid w:val="00EA72F1"/>
    <w:rPr>
      <w:rFonts w:ascii="Courier New" w:hAnsi="Courier New" w:cs="Courier New"/>
    </w:rPr>
  </w:style>
  <w:style w:type="paragraph" w:styleId="HTMLPreformatted">
    <w:name w:val="HTML Preformatted"/>
    <w:basedOn w:val="Normal"/>
    <w:link w:val="HTMLPreformattedChar"/>
    <w:rsid w:val="00EA72F1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EA72F1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styleId="HTMLKeyboard">
    <w:name w:val="HTML Keyboard"/>
    <w:rsid w:val="00EA72F1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EA72F1"/>
    <w:rPr>
      <w:i/>
      <w:iCs/>
    </w:rPr>
  </w:style>
  <w:style w:type="character" w:styleId="SmartHyperlink">
    <w:name w:val="Smart Hyperlink"/>
    <w:uiPriority w:val="99"/>
    <w:unhideWhenUsed/>
    <w:rsid w:val="00EA72F1"/>
    <w:rPr>
      <w:u w:val="dotted"/>
    </w:rPr>
  </w:style>
  <w:style w:type="character" w:styleId="SmartLink">
    <w:name w:val="Smart Link"/>
    <w:uiPriority w:val="99"/>
    <w:unhideWhenUsed/>
    <w:rsid w:val="00EA72F1"/>
    <w:rPr>
      <w:color w:val="0000FF"/>
      <w:u w:val="single"/>
      <w:shd w:val="clear" w:color="auto" w:fill="F3F2F1"/>
    </w:rPr>
  </w:style>
  <w:style w:type="paragraph" w:customStyle="1" w:styleId="TableParagraph">
    <w:name w:val="Table Paragraph"/>
    <w:basedOn w:val="Normal"/>
    <w:uiPriority w:val="1"/>
    <w:qFormat/>
    <w:rsid w:val="00EA72F1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</w:rPr>
  </w:style>
  <w:style w:type="paragraph" w:customStyle="1" w:styleId="steps">
    <w:name w:val="steps"/>
    <w:basedOn w:val="paragraph"/>
    <w:rsid w:val="00EA72F1"/>
    <w:pPr>
      <w:spacing w:before="0" w:beforeAutospacing="0" w:after="120" w:afterAutospacing="0"/>
      <w:ind w:left="357"/>
      <w:textAlignment w:val="baseline"/>
    </w:pPr>
    <w:rPr>
      <w:b/>
      <w:bCs/>
      <w:sz w:val="22"/>
      <w:szCs w:val="22"/>
      <w:lang w:val="en-US"/>
    </w:rPr>
  </w:style>
  <w:style w:type="paragraph" w:customStyle="1" w:styleId="Paralistlevel2">
    <w:name w:val="Para list level 2"/>
    <w:basedOn w:val="Normal"/>
    <w:qFormat/>
    <w:rsid w:val="00EA72F1"/>
    <w:pPr>
      <w:numPr>
        <w:numId w:val="14"/>
      </w:numPr>
      <w:spacing w:before="120" w:after="120"/>
    </w:pPr>
    <w:rPr>
      <w:b/>
      <w:bCs/>
      <w:sz w:val="22"/>
      <w:szCs w:val="22"/>
    </w:rPr>
  </w:style>
  <w:style w:type="paragraph" w:customStyle="1" w:styleId="level3points">
    <w:name w:val="level 3 points"/>
    <w:basedOn w:val="Normal"/>
    <w:qFormat/>
    <w:rsid w:val="00EA72F1"/>
    <w:pPr>
      <w:tabs>
        <w:tab w:val="num" w:pos="1646"/>
      </w:tabs>
      <w:ind w:left="1797" w:hanging="357"/>
    </w:pPr>
    <w:rPr>
      <w:rFonts w:eastAsia="Calibri"/>
      <w:kern w:val="2"/>
      <w:sz w:val="22"/>
      <w:szCs w:val="22"/>
      <w:lang w:val="en-IN"/>
    </w:rPr>
  </w:style>
  <w:style w:type="paragraph" w:customStyle="1" w:styleId="paragraph-sop">
    <w:name w:val="paragraph- sop"/>
    <w:basedOn w:val="paragraph"/>
    <w:qFormat/>
    <w:rsid w:val="00EA72F1"/>
    <w:pPr>
      <w:spacing w:before="0" w:beforeAutospacing="0" w:after="0" w:afterAutospacing="0"/>
      <w:ind w:left="539" w:hanging="142"/>
      <w:textAlignment w:val="baseline"/>
    </w:pPr>
    <w:rPr>
      <w:sz w:val="22"/>
      <w:szCs w:val="22"/>
      <w:lang w:val="en-US"/>
    </w:rPr>
  </w:style>
  <w:style w:type="paragraph" w:customStyle="1" w:styleId="parabulletslevel1">
    <w:name w:val="para bullets level 1"/>
    <w:basedOn w:val="ListBullet3"/>
    <w:qFormat/>
    <w:rsid w:val="00EA72F1"/>
    <w:rPr>
      <w:bCs/>
      <w:sz w:val="22"/>
      <w:szCs w:val="22"/>
    </w:rPr>
  </w:style>
  <w:style w:type="paragraph" w:styleId="ListBullet3">
    <w:name w:val="List Bullet 3"/>
    <w:basedOn w:val="Normal"/>
    <w:rsid w:val="00EA72F1"/>
    <w:pPr>
      <w:numPr>
        <w:numId w:val="15"/>
      </w:numPr>
      <w:contextualSpacing/>
    </w:pPr>
  </w:style>
  <w:style w:type="paragraph" w:customStyle="1" w:styleId="proceduresteps">
    <w:name w:val="procedure steps"/>
    <w:basedOn w:val="ListContinue2"/>
    <w:qFormat/>
    <w:rsid w:val="00EA72F1"/>
    <w:pPr>
      <w:ind w:left="567"/>
    </w:pPr>
    <w:rPr>
      <w:b/>
      <w:bCs/>
      <w:sz w:val="22"/>
      <w:szCs w:val="22"/>
    </w:rPr>
  </w:style>
  <w:style w:type="paragraph" w:styleId="ListContinue2">
    <w:name w:val="List Continue 2"/>
    <w:basedOn w:val="Normal"/>
    <w:rsid w:val="00EA72F1"/>
    <w:pPr>
      <w:spacing w:after="120"/>
      <w:ind w:left="566"/>
      <w:contextualSpacing/>
    </w:pPr>
  </w:style>
  <w:style w:type="paragraph" w:customStyle="1" w:styleId="paralistlevel3">
    <w:name w:val="para list level 3"/>
    <w:basedOn w:val="ListParagraph"/>
    <w:qFormat/>
    <w:rsid w:val="00EA72F1"/>
    <w:pPr>
      <w:numPr>
        <w:numId w:val="16"/>
      </w:numPr>
    </w:pPr>
    <w:rPr>
      <w:rFonts w:eastAsia="Calibri"/>
    </w:rPr>
  </w:style>
  <w:style w:type="paragraph" w:customStyle="1" w:styleId="parabulletslevel2">
    <w:name w:val="para bullets level 2"/>
    <w:basedOn w:val="ListBullet3"/>
    <w:qFormat/>
    <w:rsid w:val="00EA72F1"/>
    <w:pPr>
      <w:tabs>
        <w:tab w:val="num" w:pos="1080"/>
      </w:tabs>
      <w:ind w:left="1080"/>
    </w:pPr>
    <w:rPr>
      <w:sz w:val="22"/>
      <w:szCs w:val="22"/>
      <w:lang w:val="en-IN"/>
    </w:rPr>
  </w:style>
  <w:style w:type="paragraph" w:customStyle="1" w:styleId="Paralistlevel1">
    <w:name w:val="Para list level 1"/>
    <w:basedOn w:val="proceduresteps"/>
    <w:qFormat/>
    <w:rsid w:val="00EA72F1"/>
  </w:style>
  <w:style w:type="paragraph" w:customStyle="1" w:styleId="parabulletslevel3">
    <w:name w:val="para bullets level 3"/>
    <w:basedOn w:val="Normal"/>
    <w:qFormat/>
    <w:rsid w:val="00EA72F1"/>
    <w:pPr>
      <w:numPr>
        <w:numId w:val="17"/>
      </w:numPr>
    </w:pPr>
    <w:rPr>
      <w:rFonts w:eastAsia="Calibri"/>
      <w:kern w:val="2"/>
      <w:sz w:val="22"/>
      <w:szCs w:val="22"/>
      <w:lang w:val="en-IN"/>
    </w:rPr>
  </w:style>
  <w:style w:type="character" w:styleId="FollowedHyperlink">
    <w:name w:val="FollowedHyperlink"/>
    <w:rsid w:val="00EA72F1"/>
    <w:rPr>
      <w:color w:val="96607D"/>
      <w:u w:val="single"/>
    </w:rPr>
  </w:style>
  <w:style w:type="paragraph" w:customStyle="1" w:styleId="Default">
    <w:name w:val="Default"/>
    <w:rsid w:val="00EA72F1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mailto:oracle@racdg2:/u01/app/oracle/product/19.3.0/dbhome_1/dbs/orapwSTANDBY2" TargetMode="External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3B63B-E942-4936-B089-449D2354D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44</Pages>
  <Words>5711</Words>
  <Characters>32558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 Pendem</dc:creator>
  <cp:keywords/>
  <dc:description/>
  <cp:lastModifiedBy>Shiva Kumar Pendem</cp:lastModifiedBy>
  <cp:revision>2</cp:revision>
  <dcterms:created xsi:type="dcterms:W3CDTF">2024-09-12T09:53:00Z</dcterms:created>
  <dcterms:modified xsi:type="dcterms:W3CDTF">2024-09-12T09:53:00Z</dcterms:modified>
</cp:coreProperties>
</file>